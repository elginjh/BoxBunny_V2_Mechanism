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621BA" w14:textId="77777777" w:rsidR="006653E5" w:rsidRDefault="00EB59E9">
      <w:pPr>
        <w:spacing w:after="0"/>
        <w:ind w:left="108"/>
      </w:pPr>
      <w:r>
        <w:rPr>
          <w:noProof/>
          <w:lang w:eastAsia="zh-CN"/>
        </w:rPr>
        <w:drawing>
          <wp:anchor distT="0" distB="0" distL="114300" distR="114300" simplePos="0" relativeHeight="251658240" behindDoc="0" locked="0" layoutInCell="1" allowOverlap="0" wp14:anchorId="21B91CA0" wp14:editId="558BE224">
            <wp:simplePos x="0" y="0"/>
            <wp:positionH relativeFrom="column">
              <wp:posOffset>69215</wp:posOffset>
            </wp:positionH>
            <wp:positionV relativeFrom="paragraph">
              <wp:posOffset>3810</wp:posOffset>
            </wp:positionV>
            <wp:extent cx="1143000" cy="514985"/>
            <wp:effectExtent l="0" t="0" r="0" b="0"/>
            <wp:wrapSquare wrapText="bothSides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30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5C56">
        <w:rPr>
          <w:rFonts w:ascii="Arial" w:eastAsia="Arial" w:hAnsi="Arial" w:cs="Arial"/>
          <w:sz w:val="24"/>
        </w:rPr>
        <w:t xml:space="preserve"> </w:t>
      </w:r>
    </w:p>
    <w:p w14:paraId="54C89464" w14:textId="28A52694" w:rsidR="006653E5" w:rsidRDefault="004B5C56" w:rsidP="00EB59E9">
      <w:pPr>
        <w:spacing w:after="93"/>
        <w:ind w:left="109"/>
      </w:pPr>
      <w:r>
        <w:rPr>
          <w:rFonts w:ascii="Arial" w:eastAsia="Arial" w:hAnsi="Arial" w:cs="Arial"/>
          <w:b/>
          <w:i/>
          <w:sz w:val="28"/>
        </w:rPr>
        <w:t xml:space="preserve">Engineering </w:t>
      </w:r>
      <w:r w:rsidR="00EB59E9">
        <w:rPr>
          <w:rFonts w:ascii="Arial" w:eastAsia="Arial" w:hAnsi="Arial" w:cs="Arial"/>
          <w:b/>
          <w:i/>
          <w:sz w:val="28"/>
        </w:rPr>
        <w:t>Design and Innovation Centre</w:t>
      </w:r>
      <w:r w:rsidR="00EB59E9">
        <w:rPr>
          <w:rFonts w:ascii="Arial" w:eastAsia="Arial" w:hAnsi="Arial" w:cs="Arial"/>
          <w:b/>
          <w:i/>
          <w:sz w:val="28"/>
        </w:rPr>
        <w:tab/>
      </w:r>
      <w:r w:rsidR="00EB59E9">
        <w:rPr>
          <w:rFonts w:ascii="Arial" w:eastAsia="Arial" w:hAnsi="Arial" w:cs="Arial"/>
          <w:b/>
          <w:i/>
          <w:sz w:val="28"/>
        </w:rPr>
        <w:tab/>
      </w:r>
      <w:r w:rsidR="00C2316E">
        <w:tab/>
      </w:r>
      <w:r w:rsidR="00C2316E">
        <w:rPr>
          <w:rFonts w:ascii="Arial" w:eastAsia="Arial" w:hAnsi="Arial" w:cs="Arial"/>
          <w:b/>
          <w:i/>
          <w:sz w:val="28"/>
        </w:rPr>
        <w:t>College</w:t>
      </w:r>
      <w:r>
        <w:rPr>
          <w:rFonts w:ascii="Arial" w:eastAsia="Arial" w:hAnsi="Arial" w:cs="Arial"/>
          <w:b/>
          <w:i/>
          <w:sz w:val="28"/>
        </w:rPr>
        <w:t xml:space="preserve"> of </w:t>
      </w:r>
      <w:r w:rsidR="00C2316E">
        <w:rPr>
          <w:rFonts w:ascii="Arial" w:eastAsia="Arial" w:hAnsi="Arial" w:cs="Arial"/>
          <w:b/>
          <w:i/>
          <w:sz w:val="28"/>
        </w:rPr>
        <w:t xml:space="preserve">Design and </w:t>
      </w:r>
      <w:r>
        <w:rPr>
          <w:rFonts w:ascii="Arial" w:eastAsia="Arial" w:hAnsi="Arial" w:cs="Arial"/>
          <w:b/>
          <w:i/>
          <w:sz w:val="28"/>
        </w:rPr>
        <w:t xml:space="preserve">Engineering </w:t>
      </w:r>
    </w:p>
    <w:p w14:paraId="2DF1A688" w14:textId="77777777" w:rsidR="006653E5" w:rsidRDefault="004B5C56">
      <w:pPr>
        <w:spacing w:after="0"/>
        <w:ind w:left="72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b/>
          <w:sz w:val="28"/>
        </w:rPr>
        <w:t xml:space="preserve"> </w:t>
      </w:r>
    </w:p>
    <w:p w14:paraId="2A8E7FF5" w14:textId="77777777" w:rsidR="00EB59E9" w:rsidRDefault="00EB59E9">
      <w:pPr>
        <w:spacing w:after="0"/>
        <w:ind w:left="720"/>
      </w:pPr>
    </w:p>
    <w:p w14:paraId="37CF9799" w14:textId="77777777" w:rsidR="00EB59E9" w:rsidRDefault="00EB59E9" w:rsidP="00EB59E9">
      <w:pPr>
        <w:pStyle w:val="BodyText"/>
        <w:ind w:left="900"/>
        <w:rPr>
          <w:u w:val="none"/>
        </w:rPr>
      </w:pPr>
      <w:r>
        <w:rPr>
          <w:u w:val="thick"/>
        </w:rPr>
        <w:t>Activity or Experiment-Based Risk Assessment - Activity Sequence List</w:t>
      </w:r>
    </w:p>
    <w:p w14:paraId="31F787E6" w14:textId="77777777" w:rsidR="00EB59E9" w:rsidRDefault="00EB59E9">
      <w:pPr>
        <w:spacing w:after="0"/>
        <w:ind w:left="720"/>
      </w:pPr>
    </w:p>
    <w:tbl>
      <w:tblPr>
        <w:tblW w:w="13978" w:type="dxa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"/>
        <w:gridCol w:w="1037"/>
        <w:gridCol w:w="2521"/>
        <w:gridCol w:w="1440"/>
        <w:gridCol w:w="1800"/>
        <w:gridCol w:w="1620"/>
        <w:gridCol w:w="4784"/>
      </w:tblGrid>
      <w:tr w:rsidR="00845298" w14:paraId="31626261" w14:textId="77777777" w:rsidTr="055A72D2">
        <w:trPr>
          <w:trHeight w:val="527"/>
        </w:trPr>
        <w:tc>
          <w:tcPr>
            <w:tcW w:w="13978" w:type="dxa"/>
            <w:gridSpan w:val="7"/>
            <w:tcBorders>
              <w:bottom w:val="single" w:sz="6" w:space="0" w:color="000000" w:themeColor="text1"/>
            </w:tcBorders>
            <w:shd w:val="clear" w:color="auto" w:fill="5F5F5F"/>
          </w:tcPr>
          <w:p w14:paraId="002548B1" w14:textId="77777777" w:rsidR="00845298" w:rsidRDefault="00845298">
            <w:pPr>
              <w:pStyle w:val="TableParagraph"/>
              <w:spacing w:before="104"/>
              <w:ind w:left="115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Experiment / Activity Steps</w:t>
            </w:r>
          </w:p>
        </w:tc>
      </w:tr>
      <w:tr w:rsidR="00845298" w14:paraId="2ADE3127" w14:textId="77777777" w:rsidTr="055A72D2">
        <w:trPr>
          <w:trHeight w:val="513"/>
        </w:trPr>
        <w:tc>
          <w:tcPr>
            <w:tcW w:w="1813" w:type="dxa"/>
            <w:gridSpan w:val="2"/>
            <w:tcBorders>
              <w:top w:val="single" w:sz="6" w:space="0" w:color="000000" w:themeColor="text1"/>
            </w:tcBorders>
          </w:tcPr>
          <w:p w14:paraId="2664DFEF" w14:textId="77777777" w:rsidR="00845298" w:rsidRDefault="00845298">
            <w:pPr>
              <w:pStyle w:val="TableParagraph"/>
              <w:spacing w:before="118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Department:</w:t>
            </w:r>
          </w:p>
        </w:tc>
        <w:tc>
          <w:tcPr>
            <w:tcW w:w="2521" w:type="dxa"/>
            <w:tcBorders>
              <w:top w:val="single" w:sz="6" w:space="0" w:color="000000" w:themeColor="text1"/>
            </w:tcBorders>
          </w:tcPr>
          <w:p w14:paraId="06EF9AA3" w14:textId="09EFF6F5" w:rsidR="00845298" w:rsidRPr="00281D78" w:rsidRDefault="00281D78" w:rsidP="00AC5311">
            <w:pPr>
              <w:pStyle w:val="TableParagraph"/>
              <w:spacing w:before="118"/>
              <w:rPr>
                <w:bCs/>
                <w:sz w:val="24"/>
              </w:rPr>
            </w:pPr>
            <w:r w:rsidRPr="00281D78">
              <w:rPr>
                <w:bCs/>
                <w:sz w:val="24"/>
              </w:rPr>
              <w:t>Engineering Design and</w:t>
            </w:r>
            <w:r w:rsidR="000D6B59">
              <w:rPr>
                <w:bCs/>
                <w:sz w:val="24"/>
              </w:rPr>
              <w:t xml:space="preserve"> </w:t>
            </w:r>
            <w:r w:rsidRPr="00281D78">
              <w:rPr>
                <w:bCs/>
                <w:sz w:val="24"/>
              </w:rPr>
              <w:t>Innovation Centre</w:t>
            </w:r>
          </w:p>
        </w:tc>
        <w:tc>
          <w:tcPr>
            <w:tcW w:w="1440" w:type="dxa"/>
            <w:tcBorders>
              <w:top w:val="single" w:sz="6" w:space="0" w:color="000000" w:themeColor="text1"/>
            </w:tcBorders>
          </w:tcPr>
          <w:p w14:paraId="310C0548" w14:textId="77777777" w:rsidR="00845298" w:rsidRDefault="00845298">
            <w:pPr>
              <w:pStyle w:val="TableParagraph"/>
              <w:spacing w:before="118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Location:</w:t>
            </w:r>
          </w:p>
        </w:tc>
        <w:tc>
          <w:tcPr>
            <w:tcW w:w="1800" w:type="dxa"/>
            <w:tcBorders>
              <w:top w:val="single" w:sz="6" w:space="0" w:color="000000" w:themeColor="text1"/>
            </w:tcBorders>
          </w:tcPr>
          <w:p w14:paraId="1C21EB90" w14:textId="64E457BD" w:rsidR="00845298" w:rsidRDefault="00555691" w:rsidP="00C2316E">
            <w:pPr>
              <w:pStyle w:val="TableParagraph"/>
              <w:spacing w:before="118"/>
              <w:rPr>
                <w:bCs/>
                <w:sz w:val="24"/>
              </w:rPr>
            </w:pPr>
            <w:r w:rsidRPr="00555691">
              <w:rPr>
                <w:bCs/>
                <w:sz w:val="24"/>
              </w:rPr>
              <w:t>E1A-01-13</w:t>
            </w:r>
            <w:r w:rsidR="00507F11">
              <w:rPr>
                <w:bCs/>
                <w:sz w:val="24"/>
              </w:rPr>
              <w:t>/</w:t>
            </w:r>
          </w:p>
          <w:p w14:paraId="3533591F" w14:textId="08183E39" w:rsidR="00507F11" w:rsidRPr="00C56905" w:rsidRDefault="00507F11" w:rsidP="00C2316E">
            <w:pPr>
              <w:pStyle w:val="TableParagraph"/>
              <w:spacing w:before="118"/>
              <w:rPr>
                <w:bCs/>
                <w:sz w:val="24"/>
              </w:rPr>
            </w:pPr>
            <w:r w:rsidRPr="00507F11">
              <w:rPr>
                <w:bCs/>
                <w:sz w:val="24"/>
              </w:rPr>
              <w:t>E1A-01-04</w:t>
            </w:r>
          </w:p>
        </w:tc>
        <w:tc>
          <w:tcPr>
            <w:tcW w:w="1620" w:type="dxa"/>
            <w:tcBorders>
              <w:top w:val="single" w:sz="6" w:space="0" w:color="000000" w:themeColor="text1"/>
            </w:tcBorders>
          </w:tcPr>
          <w:p w14:paraId="0DEEDC6C" w14:textId="77777777" w:rsidR="00845298" w:rsidRDefault="00845298">
            <w:pPr>
              <w:pStyle w:val="TableParagraph"/>
              <w:spacing w:before="118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Laboratory:</w:t>
            </w:r>
          </w:p>
        </w:tc>
        <w:tc>
          <w:tcPr>
            <w:tcW w:w="4784" w:type="dxa"/>
            <w:tcBorders>
              <w:top w:val="single" w:sz="6" w:space="0" w:color="000000" w:themeColor="text1"/>
            </w:tcBorders>
          </w:tcPr>
          <w:p w14:paraId="1F8ACCC4" w14:textId="0566B668" w:rsidR="00845298" w:rsidRPr="0071743A" w:rsidRDefault="00C2316E" w:rsidP="00C2316E">
            <w:pPr>
              <w:pStyle w:val="TableParagraph"/>
              <w:spacing w:before="118"/>
              <w:rPr>
                <w:bCs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5F6CB3" w:rsidRPr="005F6CB3">
              <w:rPr>
                <w:bCs/>
                <w:sz w:val="24"/>
              </w:rPr>
              <w:t xml:space="preserve">iDP Assembly Workshop </w:t>
            </w:r>
            <w:r w:rsidR="00F84012">
              <w:rPr>
                <w:bCs/>
                <w:sz w:val="24"/>
              </w:rPr>
              <w:t>1/</w:t>
            </w:r>
            <w:r w:rsidR="005F6CB3" w:rsidRPr="005F6CB3">
              <w:rPr>
                <w:bCs/>
                <w:sz w:val="24"/>
              </w:rPr>
              <w:t>2</w:t>
            </w:r>
          </w:p>
        </w:tc>
      </w:tr>
      <w:tr w:rsidR="00845298" w14:paraId="5BFC3001" w14:textId="77777777" w:rsidTr="055A72D2">
        <w:trPr>
          <w:trHeight w:val="558"/>
        </w:trPr>
        <w:tc>
          <w:tcPr>
            <w:tcW w:w="776" w:type="dxa"/>
          </w:tcPr>
          <w:p w14:paraId="2910769E" w14:textId="77777777" w:rsidR="00845298" w:rsidRDefault="00845298">
            <w:pPr>
              <w:pStyle w:val="TableParagraph"/>
              <w:spacing w:before="142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3558" w:type="dxa"/>
            <w:gridSpan w:val="2"/>
          </w:tcPr>
          <w:p w14:paraId="77A34FE1" w14:textId="77777777" w:rsidR="00845298" w:rsidRDefault="00845298">
            <w:pPr>
              <w:pStyle w:val="TableParagraph"/>
              <w:spacing w:before="142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Experiment / Activity</w:t>
            </w:r>
          </w:p>
        </w:tc>
        <w:tc>
          <w:tcPr>
            <w:tcW w:w="9644" w:type="dxa"/>
            <w:gridSpan w:val="4"/>
          </w:tcPr>
          <w:p w14:paraId="4F3C6BB0" w14:textId="77777777" w:rsidR="00845298" w:rsidRDefault="00845298">
            <w:pPr>
              <w:pStyle w:val="TableParagraph"/>
              <w:spacing w:before="142"/>
              <w:ind w:left="3353" w:right="33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Workable Sequence/Task</w:t>
            </w:r>
          </w:p>
        </w:tc>
      </w:tr>
      <w:tr w:rsidR="0013511E" w14:paraId="5244466C" w14:textId="77777777" w:rsidTr="055A72D2">
        <w:trPr>
          <w:trHeight w:val="350"/>
        </w:trPr>
        <w:tc>
          <w:tcPr>
            <w:tcW w:w="776" w:type="dxa"/>
          </w:tcPr>
          <w:p w14:paraId="74CA73DF" w14:textId="77DF2B08" w:rsidR="0013511E" w:rsidRPr="00317D44" w:rsidRDefault="0013511E" w:rsidP="0013511E">
            <w:pPr>
              <w:pStyle w:val="TableParagraph"/>
              <w:numPr>
                <w:ilvl w:val="0"/>
                <w:numId w:val="1"/>
              </w:numPr>
              <w:spacing w:before="120" w:line="210" w:lineRule="exact"/>
              <w:rPr>
                <w:rFonts w:ascii="Calibri" w:hAnsi="Calibri" w:cs="Calibri"/>
              </w:rPr>
            </w:pPr>
          </w:p>
        </w:tc>
        <w:tc>
          <w:tcPr>
            <w:tcW w:w="3558" w:type="dxa"/>
            <w:gridSpan w:val="2"/>
            <w:vAlign w:val="center"/>
          </w:tcPr>
          <w:p w14:paraId="15CC263A" w14:textId="7A7C1430" w:rsidR="0013511E" w:rsidRPr="00317D44" w:rsidRDefault="0013511E" w:rsidP="0013511E">
            <w:pPr>
              <w:rPr>
                <w:rStyle w:val="eop"/>
              </w:rPr>
            </w:pPr>
            <w:r>
              <w:t>Building the Test Rig</w:t>
            </w:r>
          </w:p>
        </w:tc>
        <w:tc>
          <w:tcPr>
            <w:tcW w:w="9644" w:type="dxa"/>
            <w:gridSpan w:val="4"/>
          </w:tcPr>
          <w:p w14:paraId="051F5ECA" w14:textId="77777777" w:rsidR="0013511E" w:rsidRDefault="0013511E" w:rsidP="0013511E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>
              <w:t>Measure and saw the wooden planks.</w:t>
            </w:r>
          </w:p>
          <w:p w14:paraId="4B1E20CA" w14:textId="77777777" w:rsidR="0013511E" w:rsidRDefault="0013511E" w:rsidP="0013511E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>
              <w:t>Attach adhesive to the wooden planks.</w:t>
            </w:r>
          </w:p>
          <w:p w14:paraId="53E34E6B" w14:textId="77386F98" w:rsidR="0013511E" w:rsidRPr="0013511E" w:rsidRDefault="0013511E" w:rsidP="0013511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Style w:val="eop"/>
              </w:rPr>
            </w:pPr>
            <w:r>
              <w:t>Piece the wooden planks together.</w:t>
            </w:r>
          </w:p>
        </w:tc>
      </w:tr>
      <w:tr w:rsidR="0013511E" w14:paraId="7B91C9E2" w14:textId="77777777" w:rsidTr="055A72D2">
        <w:trPr>
          <w:trHeight w:val="349"/>
        </w:trPr>
        <w:tc>
          <w:tcPr>
            <w:tcW w:w="776" w:type="dxa"/>
          </w:tcPr>
          <w:p w14:paraId="204E7820" w14:textId="6DFEA72B" w:rsidR="0013511E" w:rsidRPr="00317D44" w:rsidRDefault="0013511E" w:rsidP="0013511E">
            <w:pPr>
              <w:pStyle w:val="TableParagraph"/>
              <w:numPr>
                <w:ilvl w:val="0"/>
                <w:numId w:val="1"/>
              </w:numPr>
              <w:spacing w:before="120" w:line="210" w:lineRule="exact"/>
              <w:rPr>
                <w:rFonts w:ascii="Calibri" w:hAnsi="Calibri" w:cs="Calibri"/>
              </w:rPr>
            </w:pPr>
          </w:p>
        </w:tc>
        <w:tc>
          <w:tcPr>
            <w:tcW w:w="3558" w:type="dxa"/>
            <w:gridSpan w:val="2"/>
            <w:vAlign w:val="center"/>
          </w:tcPr>
          <w:p w14:paraId="7D6323C3" w14:textId="187FEDBE" w:rsidR="0013511E" w:rsidRPr="00317D44" w:rsidRDefault="0013511E" w:rsidP="0013511E">
            <w:r>
              <w:t>Creating the Robotic Chassis</w:t>
            </w:r>
          </w:p>
        </w:tc>
        <w:tc>
          <w:tcPr>
            <w:tcW w:w="9644" w:type="dxa"/>
            <w:gridSpan w:val="4"/>
          </w:tcPr>
          <w:p w14:paraId="7ED05E72" w14:textId="77777777" w:rsidR="0013511E" w:rsidRDefault="0013511E" w:rsidP="0013511E">
            <w:pPr>
              <w:rPr>
                <w:u w:val="single"/>
              </w:rPr>
            </w:pPr>
            <w:r>
              <w:rPr>
                <w:u w:val="single"/>
              </w:rPr>
              <w:t>Shoulder &amp; Arm Housing and Spine:</w:t>
            </w:r>
          </w:p>
          <w:p w14:paraId="1AC4461C" w14:textId="77777777" w:rsidR="0013511E" w:rsidRDefault="0013511E" w:rsidP="0013511E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Measure and cut the aluminium profiles.</w:t>
            </w:r>
          </w:p>
          <w:p w14:paraId="1951CA7F" w14:textId="1833E1DC" w:rsidR="0013511E" w:rsidRDefault="0013511E" w:rsidP="0013511E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Attach the aluminium profiles together with profile connectors and fasteners.</w:t>
            </w:r>
          </w:p>
          <w:p w14:paraId="71D21C1C" w14:textId="77777777" w:rsidR="0013511E" w:rsidRPr="00E8431B" w:rsidRDefault="0013511E" w:rsidP="0013511E">
            <w:pPr>
              <w:rPr>
                <w:u w:val="single"/>
              </w:rPr>
            </w:pPr>
            <w:r w:rsidRPr="00E8431B">
              <w:rPr>
                <w:u w:val="single"/>
              </w:rPr>
              <w:t>Base</w:t>
            </w:r>
          </w:p>
          <w:p w14:paraId="38E0F35A" w14:textId="37D7443A" w:rsidR="0013511E" w:rsidRDefault="0013511E" w:rsidP="0013511E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>
              <w:t>Measure, cut, and bend steel plate into required shape.</w:t>
            </w:r>
          </w:p>
          <w:p w14:paraId="28E4A747" w14:textId="77777777" w:rsidR="0013511E" w:rsidRDefault="0013511E" w:rsidP="0013511E">
            <w:pPr>
              <w:tabs>
                <w:tab w:val="left" w:pos="1029"/>
              </w:tabs>
            </w:pPr>
            <w:r>
              <w:rPr>
                <w:u w:val="single"/>
              </w:rPr>
              <w:t xml:space="preserve">Contact Point (Head/Body) </w:t>
            </w:r>
            <w:r w:rsidRPr="00AB4681">
              <w:rPr>
                <w:u w:val="single"/>
              </w:rPr>
              <w:t>Frame</w:t>
            </w:r>
            <w:r>
              <w:rPr>
                <w:u w:val="single"/>
              </w:rPr>
              <w:t>:</w:t>
            </w:r>
          </w:p>
          <w:p w14:paraId="66F211A1" w14:textId="77777777" w:rsidR="0013511E" w:rsidRDefault="0013511E" w:rsidP="0013511E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>
              <w:t>Measure and cut the foam.</w:t>
            </w:r>
          </w:p>
          <w:p w14:paraId="5F5FDC42" w14:textId="6F9B2839" w:rsidR="0013511E" w:rsidRPr="00317D44" w:rsidRDefault="0013511E" w:rsidP="0013511E">
            <w:r>
              <w:t>Apply adhesive to the foam and attach it to the contact points with the aluminium profiles.</w:t>
            </w:r>
          </w:p>
        </w:tc>
      </w:tr>
    </w:tbl>
    <w:p w14:paraId="6406BC60" w14:textId="77777777" w:rsidR="00845298" w:rsidRDefault="00845298">
      <w:pPr>
        <w:spacing w:after="0"/>
        <w:ind w:left="720"/>
      </w:pPr>
    </w:p>
    <w:p w14:paraId="7175A7A8" w14:textId="77777777" w:rsidR="00845298" w:rsidRDefault="00845298">
      <w:pPr>
        <w:spacing w:after="0"/>
        <w:ind w:left="720"/>
      </w:pPr>
    </w:p>
    <w:p w14:paraId="49ADD0BE" w14:textId="77777777" w:rsidR="00845298" w:rsidRDefault="00845298">
      <w:pPr>
        <w:spacing w:after="0"/>
        <w:ind w:left="720"/>
      </w:pPr>
    </w:p>
    <w:p w14:paraId="2C2DD47A" w14:textId="77777777" w:rsidR="00845298" w:rsidRDefault="00845298">
      <w:pPr>
        <w:spacing w:after="0"/>
        <w:ind w:left="720"/>
      </w:pPr>
    </w:p>
    <w:p w14:paraId="753D22C9" w14:textId="77777777" w:rsidR="00845298" w:rsidRDefault="00845298">
      <w:pPr>
        <w:spacing w:after="0"/>
        <w:ind w:left="720"/>
      </w:pPr>
    </w:p>
    <w:p w14:paraId="456C6A63" w14:textId="77777777" w:rsidR="00845298" w:rsidRDefault="00845298">
      <w:pPr>
        <w:spacing w:after="0"/>
        <w:ind w:left="720"/>
      </w:pPr>
    </w:p>
    <w:p w14:paraId="6B3A2B0F" w14:textId="77777777" w:rsidR="00845298" w:rsidRDefault="00845298">
      <w:pPr>
        <w:spacing w:after="0"/>
        <w:ind w:left="720"/>
      </w:pPr>
    </w:p>
    <w:p w14:paraId="1B9E1640" w14:textId="77777777" w:rsidR="00A97DB1" w:rsidRDefault="00A97DB1">
      <w:pPr>
        <w:spacing w:after="0"/>
        <w:ind w:left="720"/>
      </w:pPr>
    </w:p>
    <w:p w14:paraId="0FEE6101" w14:textId="77777777" w:rsidR="00A97DB1" w:rsidRDefault="00A97DB1">
      <w:pPr>
        <w:spacing w:after="0"/>
        <w:ind w:left="720"/>
      </w:pPr>
    </w:p>
    <w:p w14:paraId="38532B11" w14:textId="77777777" w:rsidR="00A97DB1" w:rsidRDefault="00A97DB1">
      <w:pPr>
        <w:spacing w:after="0"/>
        <w:ind w:left="720"/>
      </w:pPr>
    </w:p>
    <w:tbl>
      <w:tblPr>
        <w:tblW w:w="15428" w:type="dxa"/>
        <w:tblInd w:w="-17" w:type="dxa"/>
        <w:tblCellMar>
          <w:top w:w="45" w:type="dxa"/>
          <w:right w:w="99" w:type="dxa"/>
        </w:tblCellMar>
        <w:tblLook w:val="04A0" w:firstRow="1" w:lastRow="0" w:firstColumn="1" w:lastColumn="0" w:noHBand="0" w:noVBand="1"/>
      </w:tblPr>
      <w:tblGrid>
        <w:gridCol w:w="2154"/>
        <w:gridCol w:w="3166"/>
        <w:gridCol w:w="3038"/>
        <w:gridCol w:w="1980"/>
        <w:gridCol w:w="838"/>
        <w:gridCol w:w="1800"/>
        <w:gridCol w:w="2452"/>
      </w:tblGrid>
      <w:tr w:rsidR="006653E5" w14:paraId="311522AB" w14:textId="77777777" w:rsidTr="055A72D2">
        <w:trPr>
          <w:trHeight w:val="538"/>
        </w:trPr>
        <w:tc>
          <w:tcPr>
            <w:tcW w:w="2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606060"/>
          </w:tcPr>
          <w:p w14:paraId="3192C926" w14:textId="77777777" w:rsidR="006653E5" w:rsidRDefault="006653E5"/>
        </w:tc>
        <w:tc>
          <w:tcPr>
            <w:tcW w:w="10822" w:type="dxa"/>
            <w:gridSpan w:val="5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606060"/>
            <w:vAlign w:val="center"/>
          </w:tcPr>
          <w:p w14:paraId="673B8374" w14:textId="77777777" w:rsidR="006653E5" w:rsidRDefault="004B5C56">
            <w:pPr>
              <w:ind w:left="1910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>Activity or Experiment-Based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Risk Assessment Form </w:t>
            </w:r>
          </w:p>
        </w:tc>
        <w:tc>
          <w:tcPr>
            <w:tcW w:w="245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606060"/>
          </w:tcPr>
          <w:p w14:paraId="712EF25F" w14:textId="77777777" w:rsidR="006653E5" w:rsidRDefault="006653E5"/>
        </w:tc>
      </w:tr>
      <w:tr w:rsidR="006C708B" w14:paraId="69713AAE" w14:textId="77777777" w:rsidTr="055A72D2">
        <w:trPr>
          <w:trHeight w:val="371"/>
        </w:trPr>
        <w:tc>
          <w:tcPr>
            <w:tcW w:w="2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DFD337" w14:textId="77777777" w:rsidR="006C708B" w:rsidRDefault="006C708B" w:rsidP="006C708B">
            <w:r>
              <w:rPr>
                <w:rFonts w:ascii="Arial" w:eastAsia="Arial" w:hAnsi="Arial" w:cs="Arial"/>
                <w:b/>
                <w:sz w:val="20"/>
              </w:rPr>
              <w:t xml:space="preserve">Laboratory: </w:t>
            </w:r>
          </w:p>
        </w:tc>
        <w:tc>
          <w:tcPr>
            <w:tcW w:w="31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69755" w14:textId="2C3E3925" w:rsidR="006C708B" w:rsidRDefault="006C708B" w:rsidP="006C708B">
            <w:r>
              <w:rPr>
                <w:b/>
                <w:sz w:val="24"/>
              </w:rPr>
              <w:t xml:space="preserve"> </w:t>
            </w:r>
            <w:r w:rsidR="00A97DB1" w:rsidRPr="005F6CB3">
              <w:rPr>
                <w:bCs/>
                <w:sz w:val="24"/>
              </w:rPr>
              <w:t xml:space="preserve">iDP Assembly Workshop </w:t>
            </w:r>
            <w:r w:rsidR="00A97DB1">
              <w:rPr>
                <w:bCs/>
                <w:sz w:val="24"/>
              </w:rPr>
              <w:t>1/</w:t>
            </w:r>
            <w:r w:rsidR="00A97DB1" w:rsidRPr="005F6CB3">
              <w:rPr>
                <w:bCs/>
                <w:sz w:val="24"/>
              </w:rPr>
              <w:t>2</w:t>
            </w:r>
          </w:p>
        </w:tc>
        <w:tc>
          <w:tcPr>
            <w:tcW w:w="3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D8741F" w14:textId="77777777" w:rsidR="006C708B" w:rsidRDefault="006C708B" w:rsidP="006C708B">
            <w:r>
              <w:rPr>
                <w:rFonts w:ascii="Arial" w:eastAsia="Arial" w:hAnsi="Arial" w:cs="Arial"/>
                <w:b/>
                <w:sz w:val="20"/>
              </w:rPr>
              <w:t xml:space="preserve">Name of Experiment/Activity: </w:t>
            </w:r>
          </w:p>
        </w:tc>
        <w:tc>
          <w:tcPr>
            <w:tcW w:w="461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EB6D61" w14:textId="7FBF291B" w:rsidR="006C708B" w:rsidRDefault="006C708B" w:rsidP="006C708B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 w:rsidR="00F1318F">
              <w:t>Building test rig and chassis of robot</w:t>
            </w:r>
          </w:p>
        </w:tc>
        <w:tc>
          <w:tcPr>
            <w:tcW w:w="2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CFEAD8" w14:textId="77777777" w:rsidR="006C708B" w:rsidRDefault="006C708B" w:rsidP="006C708B">
            <w:r>
              <w:rPr>
                <w:rFonts w:ascii="Arial" w:eastAsia="Arial" w:hAnsi="Arial" w:cs="Arial"/>
                <w:b/>
                <w:sz w:val="20"/>
              </w:rPr>
              <w:t xml:space="preserve">FYP/Project/Activities </w:t>
            </w:r>
          </w:p>
        </w:tc>
      </w:tr>
      <w:tr w:rsidR="006C708B" w14:paraId="1E5B6C78" w14:textId="77777777" w:rsidTr="055A72D2">
        <w:trPr>
          <w:trHeight w:val="470"/>
        </w:trPr>
        <w:tc>
          <w:tcPr>
            <w:tcW w:w="2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E519BA" w14:textId="77777777" w:rsidR="006C708B" w:rsidRDefault="006C708B" w:rsidP="006C708B">
            <w:r>
              <w:rPr>
                <w:rFonts w:ascii="Arial" w:eastAsia="Arial" w:hAnsi="Arial" w:cs="Arial"/>
                <w:b/>
                <w:sz w:val="20"/>
              </w:rPr>
              <w:t xml:space="preserve">Location: </w:t>
            </w:r>
          </w:p>
        </w:tc>
        <w:tc>
          <w:tcPr>
            <w:tcW w:w="31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18B95A" w14:textId="09E92DAA" w:rsidR="006C708B" w:rsidRPr="00BD436C" w:rsidRDefault="00BD436C" w:rsidP="00BD436C">
            <w:pPr>
              <w:rPr>
                <w:bCs/>
                <w:sz w:val="24"/>
              </w:rPr>
            </w:pPr>
            <w:r w:rsidRPr="00BD436C">
              <w:rPr>
                <w:bCs/>
                <w:sz w:val="24"/>
              </w:rPr>
              <w:t>E1A-01-13/E1A-01-04</w:t>
            </w:r>
          </w:p>
        </w:tc>
        <w:tc>
          <w:tcPr>
            <w:tcW w:w="3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8BA829" w14:textId="77777777" w:rsidR="006C708B" w:rsidRDefault="006C708B" w:rsidP="006C708B">
            <w:r>
              <w:rPr>
                <w:rFonts w:ascii="Arial" w:eastAsia="Arial" w:hAnsi="Arial" w:cs="Arial"/>
                <w:b/>
                <w:sz w:val="20"/>
              </w:rPr>
              <w:t xml:space="preserve">Name of student/RF/RE/RS/staff: </w:t>
            </w:r>
          </w:p>
        </w:tc>
        <w:tc>
          <w:tcPr>
            <w:tcW w:w="281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BEE71D" w14:textId="12DD6257" w:rsidR="006C708B" w:rsidRPr="00705E13" w:rsidRDefault="006C708B" w:rsidP="006C708B">
            <w:pPr>
              <w:rPr>
                <w:bCs/>
              </w:rPr>
            </w:pPr>
            <w:r w:rsidRPr="00705E13">
              <w:rPr>
                <w:rFonts w:ascii="Arial" w:eastAsia="Arial" w:hAnsi="Arial" w:cs="Arial"/>
                <w:bCs/>
                <w:sz w:val="20"/>
              </w:rPr>
              <w:t xml:space="preserve"> </w:t>
            </w:r>
            <w:r w:rsidR="00705E13" w:rsidRPr="00705E13">
              <w:rPr>
                <w:rFonts w:ascii="Arial" w:eastAsia="Arial" w:hAnsi="Arial" w:cs="Arial"/>
                <w:bCs/>
                <w:sz w:val="20"/>
              </w:rPr>
              <w:t>Muhammad Zakir Haziq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B5228B" w14:textId="77777777" w:rsidR="006C708B" w:rsidRDefault="006C708B" w:rsidP="006C708B">
            <w:r>
              <w:rPr>
                <w:rFonts w:ascii="Arial" w:eastAsia="Arial" w:hAnsi="Arial" w:cs="Arial"/>
                <w:b/>
                <w:sz w:val="20"/>
              </w:rPr>
              <w:t xml:space="preserve">Name of </w:t>
            </w:r>
          </w:p>
          <w:p w14:paraId="0BFB14A0" w14:textId="77777777" w:rsidR="006C708B" w:rsidRDefault="006C708B" w:rsidP="006C708B">
            <w:r>
              <w:rPr>
                <w:rFonts w:ascii="Arial" w:eastAsia="Arial" w:hAnsi="Arial" w:cs="Arial"/>
                <w:b/>
                <w:sz w:val="20"/>
              </w:rPr>
              <w:t xml:space="preserve">PI/Supervisor: </w:t>
            </w:r>
          </w:p>
        </w:tc>
        <w:tc>
          <w:tcPr>
            <w:tcW w:w="2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A5307B5" w14:textId="15EF1C5A" w:rsidR="006C708B" w:rsidRPr="00E879C4" w:rsidRDefault="08A1EF2F" w:rsidP="006C708B">
            <w:r w:rsidRPr="055A72D2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="00FF3EB7" w:rsidRPr="00E879C4">
              <w:rPr>
                <w:rFonts w:ascii="Arial" w:eastAsia="Arial" w:hAnsi="Arial" w:cs="Arial"/>
                <w:sz w:val="20"/>
                <w:szCs w:val="20"/>
              </w:rPr>
              <w:t>Elliot Law &amp; Idris Lim</w:t>
            </w:r>
          </w:p>
        </w:tc>
      </w:tr>
      <w:tr w:rsidR="006C708B" w14:paraId="0DE99D24" w14:textId="77777777" w:rsidTr="055A72D2">
        <w:trPr>
          <w:trHeight w:val="370"/>
        </w:trPr>
        <w:tc>
          <w:tcPr>
            <w:tcW w:w="2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5CF689" w14:textId="77777777" w:rsidR="006C708B" w:rsidRDefault="006C708B" w:rsidP="006C708B">
            <w:r>
              <w:rPr>
                <w:rFonts w:ascii="Arial" w:eastAsia="Arial" w:hAnsi="Arial" w:cs="Arial"/>
                <w:b/>
                <w:sz w:val="20"/>
              </w:rPr>
              <w:t xml:space="preserve">Last Review Date: </w:t>
            </w:r>
          </w:p>
        </w:tc>
        <w:tc>
          <w:tcPr>
            <w:tcW w:w="31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6AAF6C" w14:textId="7FCA27D8" w:rsidR="006C708B" w:rsidRPr="005E4958" w:rsidRDefault="006C708B" w:rsidP="006C708B">
            <w:pPr>
              <w:rPr>
                <w:bCs/>
              </w:rPr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 w:rsidR="005E4958">
              <w:rPr>
                <w:rFonts w:ascii="Arial" w:eastAsia="Arial" w:hAnsi="Arial" w:cs="Arial"/>
                <w:bCs/>
                <w:sz w:val="20"/>
              </w:rPr>
              <w:t>1</w:t>
            </w:r>
            <w:r w:rsidR="00F56B54">
              <w:rPr>
                <w:rFonts w:ascii="Arial" w:eastAsia="Arial" w:hAnsi="Arial" w:cs="Arial"/>
                <w:bCs/>
                <w:sz w:val="20"/>
              </w:rPr>
              <w:t>8</w:t>
            </w:r>
            <w:r w:rsidR="005E4958" w:rsidRPr="005E4958">
              <w:rPr>
                <w:rFonts w:ascii="Arial" w:eastAsia="Arial" w:hAnsi="Arial" w:cs="Arial"/>
                <w:bCs/>
                <w:sz w:val="20"/>
                <w:vertAlign w:val="superscript"/>
              </w:rPr>
              <w:t>th</w:t>
            </w:r>
            <w:r w:rsidR="005E4958">
              <w:rPr>
                <w:rFonts w:ascii="Arial" w:eastAsia="Arial" w:hAnsi="Arial" w:cs="Arial"/>
                <w:bCs/>
                <w:sz w:val="20"/>
              </w:rPr>
              <w:t xml:space="preserve"> April 2024</w:t>
            </w:r>
          </w:p>
        </w:tc>
        <w:tc>
          <w:tcPr>
            <w:tcW w:w="3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D8B148" w14:textId="77777777" w:rsidR="006C708B" w:rsidRDefault="006C708B" w:rsidP="006C708B">
            <w:r>
              <w:rPr>
                <w:rFonts w:ascii="Arial" w:eastAsia="Arial" w:hAnsi="Arial" w:cs="Arial"/>
                <w:b/>
                <w:sz w:val="20"/>
              </w:rPr>
              <w:t xml:space="preserve">Next Review Date: 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0415D221" w14:textId="63C6010E" w:rsidR="006C708B" w:rsidRPr="00A50A3A" w:rsidRDefault="00627FED" w:rsidP="006C708B">
            <w:pPr>
              <w:rPr>
                <w:bCs/>
              </w:rPr>
            </w:pPr>
            <w:r>
              <w:rPr>
                <w:bCs/>
              </w:rPr>
              <w:t>1</w:t>
            </w:r>
            <w:r w:rsidR="00F56B54">
              <w:rPr>
                <w:bCs/>
              </w:rPr>
              <w:t>8</w:t>
            </w:r>
            <w:r w:rsidRPr="00627FED"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April 2027</w:t>
            </w:r>
          </w:p>
        </w:tc>
        <w:tc>
          <w:tcPr>
            <w:tcW w:w="509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542AED97" w14:textId="2B003437" w:rsidR="006C708B" w:rsidRPr="00627FED" w:rsidRDefault="006C708B" w:rsidP="006C708B">
            <w:r w:rsidRPr="00693EB7">
              <w:rPr>
                <w:b/>
                <w:bCs/>
              </w:rPr>
              <w:t>Doc no.</w:t>
            </w:r>
            <w:r w:rsidR="00627FED">
              <w:rPr>
                <w:b/>
                <w:bCs/>
              </w:rPr>
              <w:t xml:space="preserve"> </w:t>
            </w:r>
            <w:r w:rsidR="007A0B82">
              <w:t>RA/EG3301R/</w:t>
            </w:r>
            <w:r w:rsidR="007A0B82" w:rsidRPr="00885D23">
              <w:t>IS305</w:t>
            </w:r>
            <w:r w:rsidR="007A0B82">
              <w:t>/2024-</w:t>
            </w:r>
            <w:r w:rsidR="009850E3">
              <w:t>1</w:t>
            </w:r>
          </w:p>
        </w:tc>
      </w:tr>
    </w:tbl>
    <w:p w14:paraId="563E150A" w14:textId="77777777" w:rsidR="006653E5" w:rsidRDefault="004B5C56">
      <w:pPr>
        <w:spacing w:after="0"/>
        <w:ind w:left="720"/>
      </w:pPr>
      <w:r>
        <w:rPr>
          <w:rFonts w:ascii="Arial" w:eastAsia="Arial" w:hAnsi="Arial" w:cs="Arial"/>
          <w:sz w:val="16"/>
        </w:rPr>
        <w:t xml:space="preserve"> </w:t>
      </w:r>
    </w:p>
    <w:tbl>
      <w:tblPr>
        <w:tblW w:w="15500" w:type="dxa"/>
        <w:tblInd w:w="-53" w:type="dxa"/>
        <w:tblCellMar>
          <w:top w:w="53" w:type="dxa"/>
          <w:bottom w:w="6" w:type="dxa"/>
          <w:right w:w="45" w:type="dxa"/>
        </w:tblCellMar>
        <w:tblLook w:val="04A0" w:firstRow="1" w:lastRow="0" w:firstColumn="1" w:lastColumn="0" w:noHBand="0" w:noVBand="1"/>
      </w:tblPr>
      <w:tblGrid>
        <w:gridCol w:w="606"/>
        <w:gridCol w:w="1797"/>
        <w:gridCol w:w="1949"/>
        <w:gridCol w:w="1984"/>
        <w:gridCol w:w="2082"/>
        <w:gridCol w:w="515"/>
        <w:gridCol w:w="533"/>
        <w:gridCol w:w="538"/>
        <w:gridCol w:w="1603"/>
        <w:gridCol w:w="532"/>
        <w:gridCol w:w="532"/>
        <w:gridCol w:w="538"/>
        <w:gridCol w:w="1147"/>
        <w:gridCol w:w="1144"/>
      </w:tblGrid>
      <w:tr w:rsidR="00891B64" w14:paraId="1BB6EFB4" w14:textId="77777777" w:rsidTr="00891B64">
        <w:trPr>
          <w:trHeight w:val="343"/>
        </w:trPr>
        <w:tc>
          <w:tcPr>
            <w:tcW w:w="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606060"/>
          </w:tcPr>
          <w:p w14:paraId="26BA0BDB" w14:textId="77777777" w:rsidR="006653E5" w:rsidRDefault="006653E5"/>
        </w:tc>
        <w:tc>
          <w:tcPr>
            <w:tcW w:w="3746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606060"/>
            <w:vAlign w:val="bottom"/>
          </w:tcPr>
          <w:p w14:paraId="4A65A7A0" w14:textId="439D6F28" w:rsidR="006653E5" w:rsidRDefault="004B5C56">
            <w:pPr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1. Hazard </w:t>
            </w:r>
            <w:r w:rsidR="00CC03A5">
              <w:rPr>
                <w:rFonts w:ascii="Arial" w:eastAsia="Arial" w:hAnsi="Arial" w:cs="Arial"/>
                <w:b/>
                <w:color w:val="FFFFFF"/>
                <w:sz w:val="24"/>
              </w:rPr>
              <w:t>Identification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606060"/>
            <w:vAlign w:val="bottom"/>
          </w:tcPr>
          <w:p w14:paraId="38DC8183" w14:textId="61A0B584" w:rsidR="006653E5" w:rsidRDefault="006653E5" w:rsidP="00CC03A5"/>
        </w:tc>
        <w:tc>
          <w:tcPr>
            <w:tcW w:w="2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606060"/>
          </w:tcPr>
          <w:p w14:paraId="7E615700" w14:textId="77777777" w:rsidR="006653E5" w:rsidRDefault="006653E5"/>
        </w:tc>
        <w:tc>
          <w:tcPr>
            <w:tcW w:w="5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606060"/>
          </w:tcPr>
          <w:p w14:paraId="7753A816" w14:textId="77777777" w:rsidR="006653E5" w:rsidRDefault="006653E5"/>
        </w:tc>
        <w:tc>
          <w:tcPr>
            <w:tcW w:w="3738" w:type="dxa"/>
            <w:gridSpan w:val="5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606060"/>
            <w:vAlign w:val="bottom"/>
          </w:tcPr>
          <w:p w14:paraId="5F645564" w14:textId="77777777" w:rsidR="006653E5" w:rsidRDefault="004B5C56">
            <w:pPr>
              <w:ind w:right="68"/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2. Risk Evaluation &amp; Control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606060"/>
          </w:tcPr>
          <w:p w14:paraId="272CD1D8" w14:textId="77777777" w:rsidR="006653E5" w:rsidRDefault="006653E5"/>
        </w:tc>
        <w:tc>
          <w:tcPr>
            <w:tcW w:w="1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606060"/>
          </w:tcPr>
          <w:p w14:paraId="7D7B1040" w14:textId="77777777" w:rsidR="006653E5" w:rsidRDefault="006653E5"/>
        </w:tc>
        <w:tc>
          <w:tcPr>
            <w:tcW w:w="114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606060"/>
          </w:tcPr>
          <w:p w14:paraId="752B5DB5" w14:textId="77777777" w:rsidR="006653E5" w:rsidRDefault="006653E5"/>
        </w:tc>
      </w:tr>
      <w:tr w:rsidR="00891B64" w14:paraId="68783097" w14:textId="77777777" w:rsidTr="00A522A7">
        <w:trPr>
          <w:trHeight w:val="822"/>
        </w:trPr>
        <w:tc>
          <w:tcPr>
            <w:tcW w:w="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5416851C" w14:textId="77777777" w:rsidR="006653E5" w:rsidRDefault="004B5C56">
            <w:pPr>
              <w:ind w:left="130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No. </w:t>
            </w:r>
          </w:p>
        </w:tc>
        <w:tc>
          <w:tcPr>
            <w:tcW w:w="17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FD7044" w14:textId="77777777" w:rsidR="006653E5" w:rsidRDefault="004B5C56">
            <w:pPr>
              <w:ind w:left="4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Task </w:t>
            </w:r>
          </w:p>
        </w:tc>
        <w:tc>
          <w:tcPr>
            <w:tcW w:w="19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5BC8CC86" w14:textId="77777777" w:rsidR="006653E5" w:rsidRDefault="004B5C56">
            <w:pPr>
              <w:ind w:left="4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Hazards 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5B1934" w14:textId="77777777" w:rsidR="006653E5" w:rsidRDefault="004B5C56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Possible Consequences </w:t>
            </w:r>
          </w:p>
        </w:tc>
        <w:tc>
          <w:tcPr>
            <w:tcW w:w="2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E2C8A4" w14:textId="77777777" w:rsidR="006653E5" w:rsidRDefault="004B5C56">
            <w:pPr>
              <w:ind w:left="4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Existing Risk </w:t>
            </w:r>
          </w:p>
          <w:p w14:paraId="3D3812DF" w14:textId="77777777" w:rsidR="006653E5" w:rsidRDefault="004B5C56">
            <w:pPr>
              <w:spacing w:after="43"/>
              <w:ind w:left="4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Control </w:t>
            </w:r>
          </w:p>
          <w:p w14:paraId="2B38BFF1" w14:textId="77777777" w:rsidR="006653E5" w:rsidRDefault="004B5C56">
            <w:pPr>
              <w:ind w:left="4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(if any) </w:t>
            </w:r>
          </w:p>
        </w:tc>
        <w:tc>
          <w:tcPr>
            <w:tcW w:w="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B284C9B" w14:textId="77777777" w:rsidR="006653E5" w:rsidRDefault="004B5C56">
            <w:pPr>
              <w:ind w:left="4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 </w:t>
            </w:r>
          </w:p>
        </w:tc>
        <w:tc>
          <w:tcPr>
            <w:tcW w:w="5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140F97CD" w14:textId="77777777" w:rsidR="006653E5" w:rsidRDefault="004B5C56">
            <w:pPr>
              <w:ind w:left="4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 </w:t>
            </w:r>
          </w:p>
        </w:tc>
        <w:tc>
          <w:tcPr>
            <w:tcW w:w="5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53F3D82" w14:textId="77777777" w:rsidR="006653E5" w:rsidRDefault="004B5C56">
            <w:pPr>
              <w:ind w:left="197"/>
            </w:pPr>
            <w:r>
              <w:rPr>
                <w:rFonts w:ascii="Arial" w:eastAsia="Arial" w:hAnsi="Arial" w:cs="Arial"/>
                <w:b/>
                <w:sz w:val="20"/>
              </w:rPr>
              <w:t xml:space="preserve">R </w:t>
            </w: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277A3E" w14:textId="77777777" w:rsidR="006653E5" w:rsidRDefault="004B5C56">
            <w:pPr>
              <w:ind w:left="4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Additional / </w:t>
            </w:r>
          </w:p>
          <w:p w14:paraId="43898A71" w14:textId="77777777" w:rsidR="006653E5" w:rsidRDefault="004B5C56">
            <w:pPr>
              <w:ind w:left="1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New Risk Control </w:t>
            </w:r>
          </w:p>
        </w:tc>
        <w:tc>
          <w:tcPr>
            <w:tcW w:w="5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90FCCD" w14:textId="77777777" w:rsidR="006653E5" w:rsidRDefault="004B5C56">
            <w:pPr>
              <w:ind w:left="4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 </w:t>
            </w:r>
          </w:p>
        </w:tc>
        <w:tc>
          <w:tcPr>
            <w:tcW w:w="5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3EFF97" w14:textId="77777777" w:rsidR="006653E5" w:rsidRDefault="004B5C56">
            <w:pPr>
              <w:ind w:left="4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 </w:t>
            </w:r>
          </w:p>
        </w:tc>
        <w:tc>
          <w:tcPr>
            <w:tcW w:w="5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E029C1" w14:textId="77777777" w:rsidR="006653E5" w:rsidRDefault="004B5C56">
            <w:pPr>
              <w:ind w:left="197"/>
            </w:pPr>
            <w:r>
              <w:rPr>
                <w:rFonts w:ascii="Arial" w:eastAsia="Arial" w:hAnsi="Arial" w:cs="Arial"/>
                <w:b/>
                <w:sz w:val="20"/>
              </w:rPr>
              <w:t xml:space="preserve">R </w:t>
            </w:r>
          </w:p>
        </w:tc>
        <w:tc>
          <w:tcPr>
            <w:tcW w:w="11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AED284" w14:textId="77777777" w:rsidR="006653E5" w:rsidRDefault="004B5C56">
            <w:pPr>
              <w:ind w:left="110"/>
            </w:pPr>
            <w:r>
              <w:rPr>
                <w:rFonts w:ascii="Arial" w:eastAsia="Arial" w:hAnsi="Arial" w:cs="Arial"/>
                <w:b/>
                <w:sz w:val="20"/>
              </w:rPr>
              <w:t>Action By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1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CEE01B" w14:textId="77777777" w:rsidR="006653E5" w:rsidRDefault="004B5C56">
            <w:pPr>
              <w:ind w:left="156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Deadline </w:t>
            </w:r>
          </w:p>
        </w:tc>
      </w:tr>
      <w:tr w:rsidR="000D1829" w14:paraId="06F942C1" w14:textId="77777777" w:rsidTr="00CB73CD">
        <w:trPr>
          <w:trHeight w:val="422"/>
        </w:trPr>
        <w:tc>
          <w:tcPr>
            <w:tcW w:w="6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7A917" w14:textId="0811B53B" w:rsidR="000D1829" w:rsidRDefault="000D1829" w:rsidP="00891B64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  <w:p w14:paraId="65ED0751" w14:textId="2A626011" w:rsidR="000D1829" w:rsidRDefault="000D1829" w:rsidP="00891B64">
            <w:pPr>
              <w:ind w:left="98"/>
              <w:jc w:val="center"/>
            </w:pPr>
          </w:p>
        </w:tc>
        <w:tc>
          <w:tcPr>
            <w:tcW w:w="1797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vAlign w:val="center"/>
          </w:tcPr>
          <w:p w14:paraId="513E8EEF" w14:textId="5D0F57BD" w:rsidR="000D1829" w:rsidRPr="00891B64" w:rsidRDefault="000D1829" w:rsidP="00CB73C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Measuring and cutting parts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E3EDD" w14:textId="4A533143" w:rsidR="000D1829" w:rsidRPr="00891B64" w:rsidRDefault="000E6094" w:rsidP="00891B64">
            <w:pPr>
              <w:ind w:left="9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Wrong </w:t>
            </w:r>
            <w:r w:rsidR="00D10644">
              <w:rPr>
                <w:rFonts w:asciiTheme="minorHAnsi" w:hAnsiTheme="minorHAnsi" w:cstheme="minorHAnsi"/>
              </w:rPr>
              <w:t>placement</w:t>
            </w:r>
            <w:r w:rsidR="005A6B6C">
              <w:rPr>
                <w:rFonts w:asciiTheme="minorHAnsi" w:hAnsiTheme="minorHAnsi" w:cstheme="minorHAnsi"/>
              </w:rPr>
              <w:t xml:space="preserve"> or slipping</w:t>
            </w:r>
            <w:r w:rsidR="00D10644">
              <w:rPr>
                <w:rFonts w:asciiTheme="minorHAnsi" w:hAnsiTheme="minorHAnsi" w:cstheme="minorHAnsi"/>
              </w:rPr>
              <w:t xml:space="preserve"> of hand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91EA3B" w14:textId="58D8318B" w:rsidR="000D1829" w:rsidRPr="00891B64" w:rsidRDefault="000E6094" w:rsidP="000E609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Cut on</w:t>
            </w:r>
            <w:r w:rsidR="000D1829" w:rsidRPr="00891B64">
              <w:rPr>
                <w:rFonts w:asciiTheme="minorHAnsi" w:hAnsiTheme="minorHAnsi" w:cstheme="minorHAnsi"/>
              </w:rPr>
              <w:t xml:space="preserve"> hands</w:t>
            </w:r>
          </w:p>
          <w:p w14:paraId="1FBE8E89" w14:textId="09AAA6FF" w:rsidR="000D1829" w:rsidRPr="00891B64" w:rsidRDefault="000D1829" w:rsidP="000E6094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43D98F6C" w14:textId="5EEFF76A" w:rsidR="000D1829" w:rsidRPr="00891B64" w:rsidRDefault="000D1829" w:rsidP="00891B64">
            <w:pPr>
              <w:rPr>
                <w:rFonts w:asciiTheme="minorHAnsi" w:hAnsiTheme="minorHAnsi" w:cstheme="minorHAnsi"/>
              </w:rPr>
            </w:pPr>
            <w:r w:rsidRPr="00891B64">
              <w:rPr>
                <w:rFonts w:asciiTheme="minorHAnsi" w:hAnsiTheme="minorHAnsi" w:cstheme="minorHAnsi"/>
              </w:rPr>
              <w:t>-Use guide-wood</w:t>
            </w:r>
            <w:r>
              <w:rPr>
                <w:rFonts w:asciiTheme="minorHAnsi" w:hAnsiTheme="minorHAnsi" w:cstheme="minorHAnsi"/>
              </w:rPr>
              <w:t>/</w:t>
            </w:r>
            <w:r w:rsidRPr="00891B64">
              <w:rPr>
                <w:rFonts w:asciiTheme="minorHAnsi" w:hAnsiTheme="minorHAnsi" w:cstheme="minorHAnsi"/>
              </w:rPr>
              <w:t xml:space="preserve">pieces to guide the </w:t>
            </w:r>
            <w:r w:rsidR="00475590">
              <w:rPr>
                <w:rFonts w:asciiTheme="minorHAnsi" w:hAnsiTheme="minorHAnsi" w:cstheme="minorHAnsi"/>
              </w:rPr>
              <w:t>material</w:t>
            </w:r>
            <w:r w:rsidRPr="00891B64">
              <w:rPr>
                <w:rFonts w:asciiTheme="minorHAnsi" w:hAnsiTheme="minorHAnsi" w:cstheme="minorHAnsi"/>
              </w:rPr>
              <w:t xml:space="preserve"> through the machine instead of hand.</w:t>
            </w:r>
          </w:p>
          <w:p w14:paraId="6C6EE6F9" w14:textId="3DC38D00" w:rsidR="000D1829" w:rsidRPr="00891B64" w:rsidRDefault="000D1829" w:rsidP="00891B64">
            <w:pPr>
              <w:rPr>
                <w:rFonts w:asciiTheme="minorHAnsi" w:hAnsiTheme="minorHAnsi" w:cstheme="minorHAnsi"/>
              </w:rPr>
            </w:pPr>
            <w:r w:rsidRPr="00891B64">
              <w:rPr>
                <w:rFonts w:asciiTheme="minorHAnsi" w:hAnsiTheme="minorHAnsi" w:cstheme="minorHAnsi"/>
              </w:rPr>
              <w:t>-Wear protective gloves (PPE)</w:t>
            </w:r>
            <w:r w:rsidR="00042F33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FCA0D" w14:textId="4AD3B149" w:rsidR="000D1829" w:rsidRDefault="000D1829" w:rsidP="004315EA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74EA2" w14:textId="36450FF1" w:rsidR="000D1829" w:rsidRDefault="000D1829" w:rsidP="004315EA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064B6" w14:textId="0E095E00" w:rsidR="000D1829" w:rsidRDefault="00492476" w:rsidP="004315EA">
            <w:pPr>
              <w:ind w:left="99"/>
              <w:jc w:val="center"/>
            </w:pPr>
            <w:r>
              <w:t>2</w:t>
            </w: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6E945502" w14:textId="77777777" w:rsidR="000D1829" w:rsidRDefault="000D1829" w:rsidP="0015662F">
            <w:pPr>
              <w:ind w:left="9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8E2516" w14:textId="77777777" w:rsidR="000D1829" w:rsidRDefault="000D1829" w:rsidP="0015662F">
            <w:pPr>
              <w:ind w:left="9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31A478" w14:textId="77777777" w:rsidR="000D1829" w:rsidRDefault="000D1829" w:rsidP="0015662F">
            <w:pPr>
              <w:ind w:left="9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7F6384" w14:textId="77777777" w:rsidR="000D1829" w:rsidRDefault="000D1829" w:rsidP="0015662F">
            <w:pPr>
              <w:ind w:left="9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198336" w14:textId="77777777" w:rsidR="000D1829" w:rsidRDefault="000D1829" w:rsidP="0015662F">
            <w:pPr>
              <w:ind w:left="10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CB9AA9" w14:textId="77777777" w:rsidR="000D1829" w:rsidRDefault="000D1829" w:rsidP="0015662F">
            <w:pPr>
              <w:ind w:left="1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D1829" w14:paraId="215FAE49" w14:textId="77777777" w:rsidTr="00CB73CD">
        <w:trPr>
          <w:trHeight w:val="422"/>
        </w:trPr>
        <w:tc>
          <w:tcPr>
            <w:tcW w:w="6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66218" w14:textId="6F96FA45" w:rsidR="000D1829" w:rsidRDefault="000D1829" w:rsidP="0015662F">
            <w:pPr>
              <w:ind w:left="98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7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5E0117" w14:textId="77777777" w:rsidR="000D1829" w:rsidRPr="00891B64" w:rsidRDefault="000D1829" w:rsidP="00CB73CD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CCF69" w14:textId="65CDBF7C" w:rsidR="000D1829" w:rsidRPr="00891B64" w:rsidRDefault="00B06849" w:rsidP="00CB73CD">
            <w:pPr>
              <w:ind w:left="9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Failure to secure the piece being cut/</w:t>
            </w:r>
            <w:r w:rsidR="00CB73CD">
              <w:rPr>
                <w:rFonts w:asciiTheme="minorHAnsi" w:hAnsiTheme="minorHAnsi" w:cstheme="minorHAnsi"/>
              </w:rPr>
              <w:t>P</w:t>
            </w:r>
            <w:r>
              <w:rPr>
                <w:rFonts w:asciiTheme="minorHAnsi" w:hAnsiTheme="minorHAnsi" w:cstheme="minorHAnsi"/>
              </w:rPr>
              <w:t xml:space="preserve">iece being cut brute forced into </w:t>
            </w:r>
            <w:r w:rsidR="001561B3">
              <w:rPr>
                <w:rFonts w:asciiTheme="minorHAnsi" w:hAnsiTheme="minorHAnsi" w:cstheme="minorHAnsi"/>
              </w:rPr>
              <w:t>the saw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2F6002" w14:textId="4E5B66A2" w:rsidR="000D1829" w:rsidRPr="00891B64" w:rsidRDefault="000D1829" w:rsidP="00CB73C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Debris </w:t>
            </w:r>
            <w:r w:rsidRPr="00891B64">
              <w:rPr>
                <w:rFonts w:asciiTheme="minorHAnsi" w:hAnsiTheme="minorHAnsi" w:cstheme="minorHAnsi"/>
              </w:rPr>
              <w:t>pieces flying</w:t>
            </w:r>
          </w:p>
          <w:p w14:paraId="2D8DB2F5" w14:textId="77777777" w:rsidR="000D1829" w:rsidRPr="00891B64" w:rsidRDefault="000D1829" w:rsidP="00CB73CD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7E898600" w14:textId="2AF541C4" w:rsidR="000D1829" w:rsidRPr="00891B64" w:rsidRDefault="000D1829" w:rsidP="00891B64">
            <w:pPr>
              <w:rPr>
                <w:rFonts w:asciiTheme="minorHAnsi" w:hAnsiTheme="minorHAnsi" w:cstheme="minorHAnsi"/>
              </w:rPr>
            </w:pPr>
            <w:r w:rsidRPr="00891B64">
              <w:rPr>
                <w:rFonts w:asciiTheme="minorHAnsi" w:hAnsiTheme="minorHAnsi" w:cstheme="minorHAnsi"/>
              </w:rPr>
              <w:t xml:space="preserve">-Don’t force </w:t>
            </w:r>
            <w:r>
              <w:rPr>
                <w:rFonts w:asciiTheme="minorHAnsi" w:hAnsiTheme="minorHAnsi" w:cstheme="minorHAnsi"/>
              </w:rPr>
              <w:t>the material</w:t>
            </w:r>
            <w:r w:rsidRPr="00891B64">
              <w:rPr>
                <w:rFonts w:asciiTheme="minorHAnsi" w:hAnsiTheme="minorHAnsi" w:cstheme="minorHAnsi"/>
              </w:rPr>
              <w:t xml:space="preserve"> thro</w:t>
            </w:r>
            <w:r w:rsidR="005D723A">
              <w:rPr>
                <w:rFonts w:asciiTheme="minorHAnsi" w:hAnsiTheme="minorHAnsi" w:cstheme="minorHAnsi"/>
              </w:rPr>
              <w:t>ugh</w:t>
            </w:r>
            <w:r w:rsidRPr="00891B64">
              <w:rPr>
                <w:rFonts w:asciiTheme="minorHAnsi" w:hAnsiTheme="minorHAnsi" w:cstheme="minorHAnsi"/>
              </w:rPr>
              <w:t xml:space="preserve"> the </w:t>
            </w:r>
            <w:r>
              <w:rPr>
                <w:rFonts w:asciiTheme="minorHAnsi" w:hAnsiTheme="minorHAnsi" w:cstheme="minorHAnsi"/>
              </w:rPr>
              <w:t>machine</w:t>
            </w:r>
            <w:r w:rsidRPr="00891B64">
              <w:rPr>
                <w:rFonts w:asciiTheme="minorHAnsi" w:hAnsiTheme="minorHAnsi" w:cstheme="minorHAnsi"/>
              </w:rPr>
              <w:t xml:space="preserve">. If there is a resistance, </w:t>
            </w:r>
            <w:r>
              <w:rPr>
                <w:rFonts w:asciiTheme="minorHAnsi" w:hAnsiTheme="minorHAnsi" w:cstheme="minorHAnsi"/>
              </w:rPr>
              <w:t xml:space="preserve">check </w:t>
            </w:r>
            <w:r w:rsidRPr="00891B64">
              <w:rPr>
                <w:rFonts w:asciiTheme="minorHAnsi" w:hAnsiTheme="minorHAnsi" w:cstheme="minorHAnsi"/>
              </w:rPr>
              <w:t>why before proceeding.</w:t>
            </w:r>
          </w:p>
          <w:p w14:paraId="3017233E" w14:textId="0955DB1D" w:rsidR="000D1829" w:rsidRPr="00891B64" w:rsidRDefault="000D1829" w:rsidP="00891B64">
            <w:pPr>
              <w:rPr>
                <w:rFonts w:asciiTheme="minorHAnsi" w:hAnsiTheme="minorHAnsi" w:cstheme="minorHAnsi"/>
              </w:rPr>
            </w:pPr>
            <w:r w:rsidRPr="00891B64">
              <w:rPr>
                <w:rFonts w:asciiTheme="minorHAnsi" w:hAnsiTheme="minorHAnsi" w:cstheme="minorHAnsi"/>
              </w:rPr>
              <w:t>-Wear safety goggles (PPE)</w:t>
            </w:r>
            <w:r w:rsidR="00042F33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FCAE2" w14:textId="436C4D87" w:rsidR="000D1829" w:rsidRDefault="00F126A9" w:rsidP="0015662F">
            <w:pPr>
              <w:ind w:left="9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6ECE9" w14:textId="583E4957" w:rsidR="000D1829" w:rsidRDefault="006E1F4D" w:rsidP="0015662F">
            <w:pPr>
              <w:ind w:left="9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B71F2" w14:textId="689066F2" w:rsidR="000D1829" w:rsidRDefault="006E1F4D" w:rsidP="0015662F">
            <w:pPr>
              <w:ind w:left="9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1B0F56D0" w14:textId="77777777" w:rsidR="000D1829" w:rsidRDefault="000D1829" w:rsidP="0015662F">
            <w:pPr>
              <w:ind w:left="99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8233D1" w14:textId="77777777" w:rsidR="000D1829" w:rsidRDefault="000D1829" w:rsidP="0015662F">
            <w:pPr>
              <w:ind w:left="99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0AB2FD" w14:textId="77777777" w:rsidR="000D1829" w:rsidRDefault="000D1829" w:rsidP="0015662F">
            <w:pPr>
              <w:ind w:left="99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817A7E" w14:textId="77777777" w:rsidR="000D1829" w:rsidRDefault="000D1829" w:rsidP="0015662F">
            <w:pPr>
              <w:ind w:left="99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1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44DA6F" w14:textId="77777777" w:rsidR="000D1829" w:rsidRDefault="000D1829" w:rsidP="0015662F">
            <w:pPr>
              <w:ind w:left="101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1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7CCA09" w14:textId="77777777" w:rsidR="000D1829" w:rsidRDefault="000D1829" w:rsidP="0015662F">
            <w:pPr>
              <w:ind w:left="111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  <w:tr w:rsidR="000D1829" w14:paraId="71663C83" w14:textId="77777777" w:rsidTr="00CB73CD">
        <w:trPr>
          <w:trHeight w:val="422"/>
        </w:trPr>
        <w:tc>
          <w:tcPr>
            <w:tcW w:w="6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04A8C" w14:textId="3FBEFFB0" w:rsidR="000D1829" w:rsidRDefault="000D1829" w:rsidP="0015662F">
            <w:pPr>
              <w:ind w:left="98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7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08A4F2" w14:textId="77777777" w:rsidR="000D1829" w:rsidRPr="00891B64" w:rsidRDefault="000D1829" w:rsidP="00CB73CD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C815A" w14:textId="335C7ABD" w:rsidR="000D1829" w:rsidRPr="00891B64" w:rsidRDefault="001561B3" w:rsidP="00CB73CD">
            <w:pPr>
              <w:ind w:left="9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Handling wooden planks/rods</w:t>
            </w:r>
            <w:r w:rsidR="00855EDC">
              <w:rPr>
                <w:rFonts w:asciiTheme="minorHAnsi" w:hAnsiTheme="minorHAnsi" w:cstheme="minorHAnsi"/>
              </w:rPr>
              <w:t xml:space="preserve"> with </w:t>
            </w:r>
            <w:r w:rsidR="00855EDC">
              <w:rPr>
                <w:rFonts w:asciiTheme="minorHAnsi" w:hAnsiTheme="minorHAnsi" w:cstheme="minorHAnsi"/>
              </w:rPr>
              <w:lastRenderedPageBreak/>
              <w:t>edges that are not sanded down.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D62F46" w14:textId="77777777" w:rsidR="000D1829" w:rsidRPr="00891B64" w:rsidRDefault="000D1829" w:rsidP="00CB73CD">
            <w:pPr>
              <w:jc w:val="center"/>
              <w:rPr>
                <w:rFonts w:asciiTheme="minorHAnsi" w:hAnsiTheme="minorHAnsi" w:cstheme="minorHAnsi"/>
              </w:rPr>
            </w:pPr>
            <w:r w:rsidRPr="00891B64">
              <w:rPr>
                <w:rFonts w:asciiTheme="minorHAnsi" w:hAnsiTheme="minorHAnsi" w:cstheme="minorHAnsi"/>
              </w:rPr>
              <w:lastRenderedPageBreak/>
              <w:t>Splinters getting stuck in hand</w:t>
            </w:r>
          </w:p>
          <w:p w14:paraId="5CEB1E54" w14:textId="77777777" w:rsidR="000D1829" w:rsidRPr="00891B64" w:rsidRDefault="000D1829" w:rsidP="00CB73CD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42F7650A" w14:textId="7DDD674C" w:rsidR="000D1829" w:rsidRPr="00891B64" w:rsidRDefault="000D1829" w:rsidP="00891B64">
            <w:pPr>
              <w:rPr>
                <w:rFonts w:asciiTheme="minorHAnsi" w:hAnsiTheme="minorHAnsi" w:cstheme="minorHAnsi"/>
              </w:rPr>
            </w:pPr>
            <w:r w:rsidRPr="00891B64">
              <w:rPr>
                <w:rFonts w:asciiTheme="minorHAnsi" w:hAnsiTheme="minorHAnsi" w:cstheme="minorHAnsi"/>
              </w:rPr>
              <w:t xml:space="preserve">-Wear protective gloves when </w:t>
            </w:r>
            <w:r w:rsidRPr="00891B64">
              <w:rPr>
                <w:rFonts w:asciiTheme="minorHAnsi" w:hAnsiTheme="minorHAnsi" w:cstheme="minorHAnsi"/>
              </w:rPr>
              <w:lastRenderedPageBreak/>
              <w:t>handling wooden pieces (PPE)</w:t>
            </w: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C1962" w14:textId="06CA31AD" w:rsidR="000D1829" w:rsidRDefault="006E1F4D" w:rsidP="0015662F">
            <w:pPr>
              <w:ind w:left="9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lastRenderedPageBreak/>
              <w:t>1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69BE5" w14:textId="15E07292" w:rsidR="000D1829" w:rsidRDefault="006E1F4D" w:rsidP="0015662F">
            <w:pPr>
              <w:ind w:left="9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76B1E" w14:textId="5E9811C5" w:rsidR="000D1829" w:rsidRDefault="006E1F4D" w:rsidP="0015662F">
            <w:pPr>
              <w:ind w:left="9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64055050" w14:textId="77777777" w:rsidR="000D1829" w:rsidRDefault="000D1829" w:rsidP="0015662F">
            <w:pPr>
              <w:ind w:left="99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E6F4EA" w14:textId="77777777" w:rsidR="000D1829" w:rsidRDefault="000D1829" w:rsidP="0015662F">
            <w:pPr>
              <w:ind w:left="99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4E8568" w14:textId="77777777" w:rsidR="000D1829" w:rsidRDefault="000D1829" w:rsidP="0015662F">
            <w:pPr>
              <w:ind w:left="99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60BCCC" w14:textId="77777777" w:rsidR="000D1829" w:rsidRDefault="000D1829" w:rsidP="0015662F">
            <w:pPr>
              <w:ind w:left="99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1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37CC07" w14:textId="77777777" w:rsidR="000D1829" w:rsidRDefault="000D1829" w:rsidP="0015662F">
            <w:pPr>
              <w:ind w:left="101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1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9B144A" w14:textId="77777777" w:rsidR="000D1829" w:rsidRDefault="000D1829" w:rsidP="0015662F">
            <w:pPr>
              <w:ind w:left="111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  <w:tr w:rsidR="000D1829" w14:paraId="1E447D3B" w14:textId="77777777" w:rsidTr="00CB73CD">
        <w:trPr>
          <w:trHeight w:val="422"/>
        </w:trPr>
        <w:tc>
          <w:tcPr>
            <w:tcW w:w="6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D6B51" w14:textId="45647E48" w:rsidR="000D1829" w:rsidRDefault="000D1829" w:rsidP="0015662F">
            <w:pPr>
              <w:ind w:left="98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7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AC8A2" w14:textId="77777777" w:rsidR="000D1829" w:rsidRPr="00891B64" w:rsidRDefault="000D1829" w:rsidP="00CB73CD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FD042" w14:textId="1F7C750E" w:rsidR="000D1829" w:rsidRPr="00891B64" w:rsidRDefault="00066910" w:rsidP="00CB73CD">
            <w:pPr>
              <w:ind w:left="9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Cutting off </w:t>
            </w:r>
            <w:r w:rsidR="00C87CBC">
              <w:rPr>
                <w:rFonts w:asciiTheme="minorHAnsi" w:hAnsiTheme="minorHAnsi" w:cstheme="minorHAnsi"/>
              </w:rPr>
              <w:t>material can produce dust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6C91E8" w14:textId="5D66D3A7" w:rsidR="000D1829" w:rsidRPr="00891B64" w:rsidRDefault="000D1829" w:rsidP="00CB73CD">
            <w:pPr>
              <w:jc w:val="center"/>
              <w:rPr>
                <w:rFonts w:asciiTheme="minorHAnsi" w:hAnsiTheme="minorHAnsi" w:cstheme="minorHAnsi"/>
              </w:rPr>
            </w:pPr>
            <w:r w:rsidRPr="00891B64">
              <w:rPr>
                <w:rFonts w:asciiTheme="minorHAnsi" w:hAnsiTheme="minorHAnsi" w:cstheme="minorHAnsi"/>
              </w:rPr>
              <w:t xml:space="preserve">Inhalation of </w:t>
            </w:r>
            <w:r>
              <w:rPr>
                <w:rFonts w:asciiTheme="minorHAnsi" w:hAnsiTheme="minorHAnsi" w:cstheme="minorHAnsi"/>
              </w:rPr>
              <w:t xml:space="preserve">machining </w:t>
            </w:r>
            <w:r w:rsidRPr="00891B64">
              <w:rPr>
                <w:rFonts w:asciiTheme="minorHAnsi" w:hAnsiTheme="minorHAnsi" w:cstheme="minorHAnsi"/>
              </w:rPr>
              <w:t>dust</w:t>
            </w:r>
          </w:p>
          <w:p w14:paraId="03A552EA" w14:textId="77777777" w:rsidR="000D1829" w:rsidRPr="00891B64" w:rsidRDefault="000D1829" w:rsidP="00CB73CD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786A93CD" w14:textId="57D45F38" w:rsidR="000D1829" w:rsidRPr="00891B64" w:rsidRDefault="000D1829" w:rsidP="00891B64">
            <w:pPr>
              <w:rPr>
                <w:rFonts w:asciiTheme="minorHAnsi" w:hAnsiTheme="minorHAnsi" w:cstheme="minorHAnsi"/>
              </w:rPr>
            </w:pPr>
            <w:r w:rsidRPr="00891B64">
              <w:rPr>
                <w:rFonts w:asciiTheme="minorHAnsi" w:hAnsiTheme="minorHAnsi" w:cstheme="minorHAnsi"/>
              </w:rPr>
              <w:t xml:space="preserve">-Wear a mask </w:t>
            </w:r>
            <w:r w:rsidR="006D1B56">
              <w:rPr>
                <w:rFonts w:asciiTheme="minorHAnsi" w:hAnsiTheme="minorHAnsi" w:cstheme="minorHAnsi"/>
              </w:rPr>
              <w:t xml:space="preserve">or respirator </w:t>
            </w:r>
            <w:r w:rsidRPr="00891B64">
              <w:rPr>
                <w:rFonts w:asciiTheme="minorHAnsi" w:hAnsiTheme="minorHAnsi" w:cstheme="minorHAnsi"/>
              </w:rPr>
              <w:t xml:space="preserve">when cutting the </w:t>
            </w:r>
            <w:r w:rsidR="006D1B56">
              <w:rPr>
                <w:rFonts w:asciiTheme="minorHAnsi" w:hAnsiTheme="minorHAnsi" w:cstheme="minorHAnsi"/>
              </w:rPr>
              <w:t>material</w:t>
            </w:r>
            <w:r w:rsidRPr="00891B64">
              <w:rPr>
                <w:rFonts w:asciiTheme="minorHAnsi" w:hAnsiTheme="minorHAnsi" w:cstheme="minorHAnsi"/>
              </w:rPr>
              <w:t xml:space="preserve"> (PPE)</w:t>
            </w:r>
            <w:r w:rsidR="00042F33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5138A" w14:textId="0AEE9E64" w:rsidR="000D1829" w:rsidRDefault="006E1F4D" w:rsidP="0015662F">
            <w:pPr>
              <w:ind w:left="9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B568B" w14:textId="7F3F2469" w:rsidR="000D1829" w:rsidRDefault="006E1F4D" w:rsidP="0015662F">
            <w:pPr>
              <w:ind w:left="9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024B" w14:textId="3464D84A" w:rsidR="000D1829" w:rsidRDefault="006E1F4D" w:rsidP="0015662F">
            <w:pPr>
              <w:ind w:left="9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4108AB06" w14:textId="77777777" w:rsidR="000D1829" w:rsidRDefault="000D1829" w:rsidP="0015662F">
            <w:pPr>
              <w:ind w:left="99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95CC5E" w14:textId="77777777" w:rsidR="000D1829" w:rsidRDefault="000D1829" w:rsidP="0015662F">
            <w:pPr>
              <w:ind w:left="99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CDD4B2" w14:textId="77777777" w:rsidR="000D1829" w:rsidRDefault="000D1829" w:rsidP="0015662F">
            <w:pPr>
              <w:ind w:left="99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655A06" w14:textId="77777777" w:rsidR="000D1829" w:rsidRDefault="000D1829" w:rsidP="0015662F">
            <w:pPr>
              <w:ind w:left="99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1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3B7C36" w14:textId="77777777" w:rsidR="000D1829" w:rsidRDefault="000D1829" w:rsidP="0015662F">
            <w:pPr>
              <w:ind w:left="101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1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1900E8" w14:textId="77777777" w:rsidR="000D1829" w:rsidRDefault="000D1829" w:rsidP="0015662F">
            <w:pPr>
              <w:ind w:left="111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  <w:tr w:rsidR="000D1829" w14:paraId="0EF9870F" w14:textId="77777777" w:rsidTr="00CB73CD">
        <w:trPr>
          <w:trHeight w:val="422"/>
        </w:trPr>
        <w:tc>
          <w:tcPr>
            <w:tcW w:w="6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5D05D" w14:textId="6329A0D1" w:rsidR="000D1829" w:rsidRDefault="000D1829" w:rsidP="0015662F">
            <w:pPr>
              <w:ind w:left="98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7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78096" w14:textId="77777777" w:rsidR="000D1829" w:rsidRPr="00891B64" w:rsidRDefault="000D1829" w:rsidP="00CB73CD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CDD9F" w14:textId="4D8CCBC2" w:rsidR="000D1829" w:rsidRPr="00891B64" w:rsidRDefault="00C87CBC" w:rsidP="00CB73CD">
            <w:pPr>
              <w:ind w:left="9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Machine is too loud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CF0284" w14:textId="2005B6F8" w:rsidR="000D1829" w:rsidRPr="00891B64" w:rsidRDefault="000D1829" w:rsidP="00CB73CD">
            <w:pPr>
              <w:jc w:val="center"/>
              <w:rPr>
                <w:rFonts w:asciiTheme="minorHAnsi" w:hAnsiTheme="minorHAnsi" w:cstheme="minorHAnsi"/>
              </w:rPr>
            </w:pPr>
            <w:r w:rsidRPr="00891B64">
              <w:rPr>
                <w:rFonts w:asciiTheme="minorHAnsi" w:hAnsiTheme="minorHAnsi" w:cstheme="minorHAnsi"/>
              </w:rPr>
              <w:t>Hearing damage from loud machinery</w:t>
            </w:r>
          </w:p>
        </w:tc>
        <w:tc>
          <w:tcPr>
            <w:tcW w:w="2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04A04F0F" w14:textId="72B9AAA5" w:rsidR="000D1829" w:rsidRPr="00891B64" w:rsidRDefault="000D1829" w:rsidP="00891B64">
            <w:pPr>
              <w:rPr>
                <w:rFonts w:asciiTheme="minorHAnsi" w:hAnsiTheme="minorHAnsi" w:cstheme="minorHAnsi"/>
              </w:rPr>
            </w:pPr>
            <w:r w:rsidRPr="00891B64">
              <w:rPr>
                <w:rFonts w:asciiTheme="minorHAnsi" w:hAnsiTheme="minorHAnsi" w:cstheme="minorHAnsi"/>
              </w:rPr>
              <w:t>-Wear protective earmuffs when working around the machine (PPE)</w:t>
            </w:r>
            <w:r w:rsidR="00042F33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5A268" w14:textId="1BCA6A5F" w:rsidR="000D1829" w:rsidRDefault="006E1F4D" w:rsidP="0015662F">
            <w:pPr>
              <w:ind w:left="9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42CDA" w14:textId="3F5F9009" w:rsidR="000D1829" w:rsidRDefault="006E1F4D" w:rsidP="0015662F">
            <w:pPr>
              <w:ind w:left="9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95C19" w14:textId="502574B9" w:rsidR="000D1829" w:rsidRDefault="006E1F4D" w:rsidP="0015662F">
            <w:pPr>
              <w:ind w:left="9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6C3EE7B2" w14:textId="77777777" w:rsidR="000D1829" w:rsidRDefault="000D1829" w:rsidP="0015662F">
            <w:pPr>
              <w:ind w:left="99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4B95D8" w14:textId="77777777" w:rsidR="000D1829" w:rsidRDefault="000D1829" w:rsidP="0015662F">
            <w:pPr>
              <w:ind w:left="99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C054D0" w14:textId="77777777" w:rsidR="000D1829" w:rsidRDefault="000D1829" w:rsidP="0015662F">
            <w:pPr>
              <w:ind w:left="99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828521" w14:textId="77777777" w:rsidR="000D1829" w:rsidRDefault="000D1829" w:rsidP="0015662F">
            <w:pPr>
              <w:ind w:left="99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1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3A2D75" w14:textId="77777777" w:rsidR="000D1829" w:rsidRDefault="000D1829" w:rsidP="0015662F">
            <w:pPr>
              <w:ind w:left="101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1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EEE5FA" w14:textId="77777777" w:rsidR="000D1829" w:rsidRDefault="000D1829" w:rsidP="0015662F">
            <w:pPr>
              <w:ind w:left="111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  <w:tr w:rsidR="00F126A9" w14:paraId="30A06C15" w14:textId="77777777" w:rsidTr="00CB73CD">
        <w:trPr>
          <w:trHeight w:val="425"/>
        </w:trPr>
        <w:tc>
          <w:tcPr>
            <w:tcW w:w="606" w:type="dxa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auto"/>
            </w:tcBorders>
            <w:vAlign w:val="center"/>
          </w:tcPr>
          <w:p w14:paraId="2382953F" w14:textId="4D9EC016" w:rsidR="00F126A9" w:rsidRDefault="00F126A9" w:rsidP="00F126A9">
            <w:pPr>
              <w:ind w:left="98"/>
              <w:jc w:val="center"/>
            </w:pPr>
            <w:r>
              <w:t>2</w:t>
            </w:r>
          </w:p>
        </w:tc>
        <w:tc>
          <w:tcPr>
            <w:tcW w:w="17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A44F07" w14:textId="31AF73AC" w:rsidR="00F126A9" w:rsidRPr="00891B64" w:rsidRDefault="00F126A9" w:rsidP="00CB73CD">
            <w:pPr>
              <w:jc w:val="center"/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Attaching pieces of material together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78A1C6" w14:textId="4827DE75" w:rsidR="00F126A9" w:rsidRPr="00891B64" w:rsidRDefault="00042F33" w:rsidP="00CB73C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Accidentally getting glue/adhesive onto your hands.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E307C9" w14:textId="1E3D043E" w:rsidR="00F126A9" w:rsidRPr="00891B64" w:rsidRDefault="002C0F9E" w:rsidP="00CB73CD">
            <w:pPr>
              <w:jc w:val="center"/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G</w:t>
            </w:r>
            <w:r w:rsidR="00F126A9" w:rsidRPr="00891B64">
              <w:rPr>
                <w:rFonts w:asciiTheme="minorHAnsi" w:eastAsia="Arial" w:hAnsiTheme="minorHAnsi" w:cstheme="minorHAnsi"/>
              </w:rPr>
              <w:t>luing hands together</w:t>
            </w:r>
            <w:r>
              <w:rPr>
                <w:rFonts w:asciiTheme="minorHAnsi" w:eastAsia="Arial" w:hAnsiTheme="minorHAnsi" w:cstheme="minorHAnsi"/>
              </w:rPr>
              <w:t>/fingers getting stuck together</w:t>
            </w:r>
          </w:p>
        </w:tc>
        <w:tc>
          <w:tcPr>
            <w:tcW w:w="2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4FAEA893" w14:textId="12050BF3" w:rsidR="00F126A9" w:rsidRPr="00891B64" w:rsidRDefault="00F126A9" w:rsidP="000D1829">
            <w:pPr>
              <w:ind w:left="98"/>
              <w:rPr>
                <w:rFonts w:asciiTheme="minorHAnsi" w:hAnsiTheme="minorHAnsi" w:cstheme="minorHAnsi"/>
              </w:rPr>
            </w:pPr>
            <w:r w:rsidRPr="00891B64">
              <w:rPr>
                <w:rFonts w:asciiTheme="minorHAnsi" w:eastAsia="Arial" w:hAnsiTheme="minorHAnsi" w:cstheme="minorHAnsi"/>
              </w:rPr>
              <w:t>-Wear protective gloves when using wood glue (PPE)</w:t>
            </w:r>
            <w:r w:rsidR="00042F33">
              <w:rPr>
                <w:rFonts w:asciiTheme="minorHAnsi" w:eastAsia="Arial" w:hAnsiTheme="minorHAnsi" w:cstheme="minorHAnsi"/>
              </w:rPr>
              <w:t>.</w:t>
            </w:r>
            <w:r w:rsidRPr="00891B64">
              <w:rPr>
                <w:rFonts w:asciiTheme="minorHAnsi" w:eastAsia="Arial" w:hAnsiTheme="minorHAnsi" w:cstheme="minorHAnsi"/>
              </w:rPr>
              <w:t xml:space="preserve"> </w:t>
            </w: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5E14C" w14:textId="3D07AE3B" w:rsidR="00F126A9" w:rsidRDefault="00F126A9" w:rsidP="0015662F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1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10EE7" w14:textId="6AB3D8E2" w:rsidR="00F126A9" w:rsidRDefault="00F126A9" w:rsidP="0015662F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59C24" w14:textId="109452EF" w:rsidR="00F126A9" w:rsidRDefault="00F126A9" w:rsidP="0015662F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21840465" w14:textId="77777777" w:rsidR="00F126A9" w:rsidRDefault="00F126A9" w:rsidP="0015662F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A95F25" w14:textId="77777777" w:rsidR="00F126A9" w:rsidRDefault="00F126A9" w:rsidP="0015662F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B40115" w14:textId="77777777" w:rsidR="00F126A9" w:rsidRDefault="00F126A9" w:rsidP="0015662F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9A5907" w14:textId="77777777" w:rsidR="00F126A9" w:rsidRDefault="00F126A9" w:rsidP="0015662F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55FF37" w14:textId="77777777" w:rsidR="00F126A9" w:rsidRDefault="00F126A9" w:rsidP="0015662F">
            <w:pPr>
              <w:ind w:left="10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2CB81F" w14:textId="77777777" w:rsidR="00F126A9" w:rsidRDefault="00F126A9" w:rsidP="0015662F">
            <w:pPr>
              <w:ind w:left="1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F126A9" w14:paraId="4B265387" w14:textId="77777777" w:rsidTr="00CB73CD">
        <w:trPr>
          <w:trHeight w:val="425"/>
        </w:trPr>
        <w:tc>
          <w:tcPr>
            <w:tcW w:w="606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580B7BDD" w14:textId="77777777" w:rsidR="00F126A9" w:rsidRDefault="00F126A9" w:rsidP="0015662F">
            <w:pPr>
              <w:ind w:left="98"/>
              <w:jc w:val="center"/>
            </w:pPr>
          </w:p>
        </w:tc>
        <w:tc>
          <w:tcPr>
            <w:tcW w:w="17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BB2E3" w14:textId="77777777" w:rsidR="00F126A9" w:rsidRDefault="00F126A9" w:rsidP="00891B64">
            <w:pPr>
              <w:rPr>
                <w:rFonts w:asciiTheme="minorHAnsi" w:eastAsia="Arial" w:hAnsiTheme="minorHAnsi" w:cstheme="minorHAnsi"/>
              </w:rPr>
            </w:pPr>
          </w:p>
        </w:tc>
        <w:tc>
          <w:tcPr>
            <w:tcW w:w="194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2A93FE" w14:textId="363895D4" w:rsidR="00F126A9" w:rsidRPr="00891B64" w:rsidRDefault="002C0F9E" w:rsidP="00CB73CD">
            <w:pPr>
              <w:jc w:val="center"/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 xml:space="preserve">Slippage of screwdriver from screwhead while screwing. 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7C55D6" w14:textId="68C9BBF8" w:rsidR="00F126A9" w:rsidRPr="00891B64" w:rsidRDefault="00F126A9" w:rsidP="00CB73CD">
            <w:pPr>
              <w:jc w:val="center"/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Poking yourself with screws</w:t>
            </w:r>
            <w:r w:rsidR="002C0F9E">
              <w:rPr>
                <w:rFonts w:asciiTheme="minorHAnsi" w:eastAsia="Arial" w:hAnsiTheme="minorHAnsi" w:cstheme="minorHAnsi"/>
              </w:rPr>
              <w:t>/</w:t>
            </w:r>
            <w:r>
              <w:rPr>
                <w:rFonts w:asciiTheme="minorHAnsi" w:eastAsia="Arial" w:hAnsiTheme="minorHAnsi" w:cstheme="minorHAnsi"/>
              </w:rPr>
              <w:t>screwdrivers</w:t>
            </w:r>
          </w:p>
        </w:tc>
        <w:tc>
          <w:tcPr>
            <w:tcW w:w="2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2FF5AF10" w14:textId="69657A41" w:rsidR="00F126A9" w:rsidRPr="00891B64" w:rsidRDefault="00F126A9" w:rsidP="000D1829">
            <w:pPr>
              <w:ind w:left="98"/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-Wear protective gloves when using fasteners and screwdrivers.</w:t>
            </w: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9B4C0" w14:textId="47FBB3AD" w:rsidR="00F126A9" w:rsidRDefault="006E1F4D" w:rsidP="0015662F">
            <w:pPr>
              <w:ind w:left="9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835F1" w14:textId="1E28BEDA" w:rsidR="00F126A9" w:rsidRDefault="006E1F4D" w:rsidP="0015662F">
            <w:pPr>
              <w:ind w:left="9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32B2" w14:textId="1C2E8438" w:rsidR="00F126A9" w:rsidRDefault="006E1F4D" w:rsidP="0015662F">
            <w:pPr>
              <w:ind w:left="9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4EE7AFD4" w14:textId="77777777" w:rsidR="00F126A9" w:rsidRDefault="00F126A9" w:rsidP="0015662F">
            <w:pPr>
              <w:ind w:left="98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5137B3" w14:textId="77777777" w:rsidR="00F126A9" w:rsidRDefault="00F126A9" w:rsidP="0015662F">
            <w:pPr>
              <w:ind w:left="98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D2A625" w14:textId="77777777" w:rsidR="00F126A9" w:rsidRDefault="00F126A9" w:rsidP="0015662F">
            <w:pPr>
              <w:ind w:left="98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3CA44B" w14:textId="77777777" w:rsidR="00F126A9" w:rsidRDefault="00F126A9" w:rsidP="0015662F">
            <w:pPr>
              <w:ind w:left="98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1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77BCB1" w14:textId="77777777" w:rsidR="00F126A9" w:rsidRDefault="00F126A9" w:rsidP="0015662F">
            <w:pPr>
              <w:ind w:left="101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1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8EBE46" w14:textId="77777777" w:rsidR="00F126A9" w:rsidRDefault="00F126A9" w:rsidP="0015662F">
            <w:pPr>
              <w:ind w:left="111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</w:tbl>
    <w:p w14:paraId="10D81FA1" w14:textId="77777777" w:rsidR="006653E5" w:rsidRDefault="004B5C56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1"/>
        <w:tblW w:w="15489" w:type="dxa"/>
        <w:tblInd w:w="-43" w:type="dxa"/>
        <w:tblCellMar>
          <w:top w:w="45" w:type="dxa"/>
          <w:left w:w="108" w:type="dxa"/>
          <w:right w:w="75" w:type="dxa"/>
        </w:tblCellMar>
        <w:tblLook w:val="04A0" w:firstRow="1" w:lastRow="0" w:firstColumn="1" w:lastColumn="0" w:noHBand="0" w:noVBand="1"/>
      </w:tblPr>
      <w:tblGrid>
        <w:gridCol w:w="3775"/>
        <w:gridCol w:w="2244"/>
        <w:gridCol w:w="1793"/>
        <w:gridCol w:w="3405"/>
        <w:gridCol w:w="2139"/>
        <w:gridCol w:w="2133"/>
      </w:tblGrid>
      <w:tr w:rsidR="00BF5446" w14:paraId="02817B13" w14:textId="77777777" w:rsidTr="00BF5446">
        <w:trPr>
          <w:trHeight w:val="370"/>
        </w:trPr>
        <w:tc>
          <w:tcPr>
            <w:tcW w:w="3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20DF9" w14:textId="77777777" w:rsidR="00BF5446" w:rsidRDefault="00BF5446">
            <w:bookmarkStart w:id="0" w:name="_Hlk164458936"/>
            <w:r>
              <w:rPr>
                <w:rFonts w:ascii="Arial" w:eastAsia="Arial" w:hAnsi="Arial" w:cs="Arial"/>
                <w:b/>
                <w:sz w:val="20"/>
              </w:rPr>
              <w:t xml:space="preserve">Conducted by: (Name, designation) </w:t>
            </w:r>
          </w:p>
        </w:tc>
        <w:tc>
          <w:tcPr>
            <w:tcW w:w="41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1EE2EC" w14:textId="3B365F7D" w:rsidR="00BF5446" w:rsidRDefault="00BF544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 Muhammad </w:t>
            </w:r>
            <w:r>
              <w:rPr>
                <w:rFonts w:ascii="Arial" w:eastAsia="Arial" w:hAnsi="Arial" w:cs="Arial"/>
                <w:sz w:val="20"/>
                <w:szCs w:val="20"/>
              </w:rPr>
              <w:t>Zakir Haziq</w:t>
            </w:r>
            <w:ins w:id="1" w:author="Microsoft Word" w:date="2024-04-09T17:40:00Z">
              <w:r>
                <w:rPr>
                  <w:rFonts w:ascii="Arial" w:eastAsia="Arial" w:hAnsi="Arial" w:cs="Arial"/>
                  <w:sz w:val="20"/>
                </w:rPr>
                <w:t xml:space="preserve"> </w:t>
              </w:r>
            </w:ins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F44CED" w14:textId="77777777" w:rsidR="00BF5446" w:rsidRDefault="00BF5446">
            <w:r>
              <w:rPr>
                <w:rFonts w:ascii="Arial" w:eastAsia="Arial" w:hAnsi="Arial" w:cs="Arial"/>
                <w:b/>
                <w:sz w:val="20"/>
              </w:rPr>
              <w:t xml:space="preserve">Approved by: (Name, designation) </w:t>
            </w:r>
          </w:p>
        </w:tc>
        <w:tc>
          <w:tcPr>
            <w:tcW w:w="21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6A6F69" w14:textId="0A5BF52B" w:rsidR="00BF5446" w:rsidRPr="00BF5446" w:rsidRDefault="00BF544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F5446">
              <w:rPr>
                <w:rFonts w:ascii="Arial" w:eastAsia="Arial" w:hAnsi="Arial" w:cs="Arial"/>
                <w:sz w:val="20"/>
                <w:szCs w:val="20"/>
              </w:rPr>
              <w:t>Elliot Law</w:t>
            </w:r>
          </w:p>
        </w:tc>
        <w:tc>
          <w:tcPr>
            <w:tcW w:w="1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380E17" w14:textId="02738F04" w:rsidR="00BF5446" w:rsidRPr="00702AA6" w:rsidRDefault="00BF5446">
            <w:pPr>
              <w:rPr>
                <w:rFonts w:ascii="Arial" w:hAnsi="Arial" w:cs="Arial"/>
                <w:sz w:val="20"/>
                <w:szCs w:val="20"/>
              </w:rPr>
            </w:pPr>
            <w:r w:rsidRPr="00702AA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0405CA" w:rsidRPr="00702AA6">
              <w:rPr>
                <w:rFonts w:ascii="Arial" w:hAnsi="Arial" w:cs="Arial"/>
                <w:sz w:val="20"/>
                <w:szCs w:val="20"/>
              </w:rPr>
              <w:t>Lim Li Hong Idris</w:t>
            </w:r>
          </w:p>
        </w:tc>
      </w:tr>
      <w:tr w:rsidR="0062666A" w14:paraId="4CED2E1C" w14:textId="77777777" w:rsidTr="00DF1F07">
        <w:trPr>
          <w:trHeight w:val="370"/>
        </w:trPr>
        <w:tc>
          <w:tcPr>
            <w:tcW w:w="3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5B3EFA" w14:textId="77777777" w:rsidR="0062666A" w:rsidRDefault="0062666A" w:rsidP="0062666A">
            <w:r>
              <w:rPr>
                <w:rFonts w:ascii="Arial" w:eastAsia="Arial" w:hAnsi="Arial" w:cs="Arial"/>
                <w:b/>
                <w:sz w:val="20"/>
              </w:rPr>
              <w:t xml:space="preserve">Signature: </w:t>
            </w:r>
          </w:p>
        </w:tc>
        <w:tc>
          <w:tcPr>
            <w:tcW w:w="41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8BC3B5" w14:textId="2A1B45CD" w:rsidR="0062666A" w:rsidRDefault="0062666A" w:rsidP="0062666A"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3519E5D" wp14:editId="1DE8B6CD">
                  <wp:extent cx="376773" cy="302895"/>
                  <wp:effectExtent l="0" t="0" r="4445" b="1905"/>
                  <wp:docPr id="190188943" name="Picture 1" descr="A signature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88943" name="Picture 1" descr="A signature on a white background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343" cy="306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FBAC9" w14:textId="77777777" w:rsidR="0062666A" w:rsidRDefault="0062666A" w:rsidP="0062666A">
            <w:r>
              <w:rPr>
                <w:rFonts w:ascii="Arial" w:eastAsia="Arial" w:hAnsi="Arial" w:cs="Arial"/>
                <w:b/>
                <w:sz w:val="20"/>
              </w:rPr>
              <w:t xml:space="preserve">Signature: </w:t>
            </w:r>
          </w:p>
        </w:tc>
        <w:tc>
          <w:tcPr>
            <w:tcW w:w="21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44E5B3" w14:textId="5833AD7E" w:rsidR="0062666A" w:rsidRPr="00BF5446" w:rsidRDefault="0062666A" w:rsidP="0062666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F5446">
              <w:rPr>
                <w:noProof/>
                <w:sz w:val="20"/>
                <w:szCs w:val="20"/>
              </w:rPr>
              <w:drawing>
                <wp:inline distT="0" distB="0" distL="0" distR="0" wp14:anchorId="51939C8E" wp14:editId="008EB242">
                  <wp:extent cx="685800" cy="413317"/>
                  <wp:effectExtent l="0" t="0" r="0" b="6350"/>
                  <wp:docPr id="1882076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927" cy="418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0DAE86" w14:textId="05D44445" w:rsidR="0062666A" w:rsidRPr="00702AA6" w:rsidRDefault="0062666A" w:rsidP="0062666A">
            <w:pPr>
              <w:rPr>
                <w:rFonts w:ascii="Arial" w:hAnsi="Arial" w:cs="Arial"/>
                <w:sz w:val="20"/>
                <w:szCs w:val="20"/>
              </w:rPr>
            </w:pPr>
            <w:r w:rsidRPr="00702AA6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B4BB8D9" wp14:editId="62FF35FF">
                  <wp:extent cx="1230844" cy="350874"/>
                  <wp:effectExtent l="0" t="0" r="762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132" cy="358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666A" w14:paraId="063FE429" w14:textId="77777777" w:rsidTr="00BF5446">
        <w:trPr>
          <w:trHeight w:val="372"/>
        </w:trPr>
        <w:tc>
          <w:tcPr>
            <w:tcW w:w="3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0EC36F" w14:textId="77777777" w:rsidR="0062666A" w:rsidRDefault="0062666A" w:rsidP="0062666A">
            <w:r>
              <w:rPr>
                <w:rFonts w:ascii="Arial" w:eastAsia="Arial" w:hAnsi="Arial" w:cs="Arial"/>
                <w:b/>
                <w:sz w:val="20"/>
              </w:rPr>
              <w:t xml:space="preserve">Date: </w:t>
            </w:r>
          </w:p>
        </w:tc>
        <w:tc>
          <w:tcPr>
            <w:tcW w:w="41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6C5C4E" w14:textId="33E4D3B1" w:rsidR="0062666A" w:rsidRDefault="0062666A" w:rsidP="0062666A">
            <w:r>
              <w:rPr>
                <w:rFonts w:ascii="Arial" w:eastAsia="Arial" w:hAnsi="Arial" w:cs="Arial"/>
                <w:sz w:val="20"/>
              </w:rPr>
              <w:t xml:space="preserve"> 18</w:t>
            </w:r>
            <w:r w:rsidRPr="00631288">
              <w:rPr>
                <w:rFonts w:ascii="Arial" w:eastAsia="Arial" w:hAnsi="Arial" w:cs="Arial"/>
                <w:sz w:val="20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0"/>
              </w:rPr>
              <w:t xml:space="preserve"> April 2024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1DF428" w14:textId="77777777" w:rsidR="0062666A" w:rsidRDefault="0062666A" w:rsidP="0062666A">
            <w:r>
              <w:rPr>
                <w:rFonts w:ascii="Arial" w:eastAsia="Arial" w:hAnsi="Arial" w:cs="Arial"/>
                <w:b/>
                <w:sz w:val="20"/>
              </w:rPr>
              <w:t xml:space="preserve">Date: </w:t>
            </w:r>
          </w:p>
        </w:tc>
        <w:tc>
          <w:tcPr>
            <w:tcW w:w="21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44D16A" w14:textId="6FFBF628" w:rsidR="0062666A" w:rsidRPr="00BF5446" w:rsidRDefault="0062666A" w:rsidP="0062666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F5446">
              <w:rPr>
                <w:rFonts w:ascii="Arial" w:eastAsia="Arial" w:hAnsi="Arial" w:cs="Arial"/>
                <w:sz w:val="20"/>
                <w:szCs w:val="20"/>
              </w:rPr>
              <w:t>19 April 2024</w:t>
            </w:r>
          </w:p>
        </w:tc>
        <w:tc>
          <w:tcPr>
            <w:tcW w:w="1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2C5182" w14:textId="416DBCE8" w:rsidR="0062666A" w:rsidRPr="00702AA6" w:rsidRDefault="0062666A" w:rsidP="0062666A">
            <w:pPr>
              <w:rPr>
                <w:rFonts w:ascii="Arial" w:hAnsi="Arial" w:cs="Arial"/>
                <w:sz w:val="20"/>
                <w:szCs w:val="20"/>
              </w:rPr>
            </w:pPr>
            <w:r w:rsidRPr="00702AA6">
              <w:rPr>
                <w:rFonts w:ascii="Arial" w:hAnsi="Arial" w:cs="Arial"/>
                <w:sz w:val="20"/>
                <w:szCs w:val="20"/>
              </w:rPr>
              <w:t>19 April 2024</w:t>
            </w:r>
          </w:p>
        </w:tc>
      </w:tr>
      <w:tr w:rsidR="0062666A" w14:paraId="660413AE" w14:textId="77777777" w:rsidTr="00BF5446">
        <w:trPr>
          <w:trHeight w:val="468"/>
        </w:trPr>
        <w:tc>
          <w:tcPr>
            <w:tcW w:w="3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20BD27" w14:textId="77777777" w:rsidR="0062666A" w:rsidRDefault="0062666A" w:rsidP="0062666A">
            <w:r>
              <w:rPr>
                <w:rFonts w:ascii="Arial" w:eastAsia="Arial" w:hAnsi="Arial" w:cs="Arial"/>
                <w:b/>
                <w:sz w:val="20"/>
              </w:rPr>
              <w:t xml:space="preserve">Conducted in the presence of: </w:t>
            </w:r>
          </w:p>
          <w:p w14:paraId="6F056D36" w14:textId="77777777" w:rsidR="0062666A" w:rsidRDefault="0062666A" w:rsidP="0062666A">
            <w:r>
              <w:rPr>
                <w:rFonts w:ascii="Arial" w:eastAsia="Arial" w:hAnsi="Arial" w:cs="Arial"/>
                <w:b/>
                <w:sz w:val="20"/>
              </w:rPr>
              <w:t xml:space="preserve">(name of student/RF/RE/RS/staff) 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3BADF9" w14:textId="7A6DACA4" w:rsidR="0062666A" w:rsidRPr="0012579B" w:rsidRDefault="0062666A" w:rsidP="0062666A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>Mageshkumar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K</w:t>
            </w:r>
            <w:r w:rsidRPr="0012579B">
              <w:rPr>
                <w:rFonts w:ascii="Arial" w:eastAsia="Arial" w:hAnsi="Arial" w:cs="Arial"/>
                <w:sz w:val="20"/>
                <w:szCs w:val="20"/>
              </w:rPr>
              <w:t>irubasankar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8DFEF4" w14:textId="47960A2C" w:rsidR="0062666A" w:rsidRPr="0012579B" w:rsidRDefault="0062666A" w:rsidP="0062666A">
            <w:pPr>
              <w:rPr>
                <w:sz w:val="20"/>
                <w:szCs w:val="20"/>
              </w:rPr>
            </w:pPr>
            <w:r w:rsidRPr="00F77920">
              <w:t xml:space="preserve">Ramie </w:t>
            </w:r>
            <w:r>
              <w:t>L</w:t>
            </w:r>
            <w:r w:rsidRPr="00F77920">
              <w:t xml:space="preserve">im </w:t>
            </w:r>
            <w:r>
              <w:t>R</w:t>
            </w:r>
            <w:r w:rsidRPr="00F77920">
              <w:t xml:space="preserve">ui </w:t>
            </w:r>
            <w:r>
              <w:t>M</w:t>
            </w:r>
            <w:r w:rsidRPr="00F77920">
              <w:t>in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7A93C8" w14:textId="473D5447" w:rsidR="0062666A" w:rsidRPr="0012579B" w:rsidRDefault="0062666A" w:rsidP="0062666A">
            <w:pPr>
              <w:rPr>
                <w:sz w:val="20"/>
                <w:szCs w:val="20"/>
              </w:rPr>
            </w:pPr>
            <w:r w:rsidRPr="00F77920">
              <w:t xml:space="preserve">Jeanette </w:t>
            </w:r>
            <w:r>
              <w:t>S</w:t>
            </w:r>
            <w:r w:rsidRPr="00F77920">
              <w:t>im</w:t>
            </w:r>
          </w:p>
        </w:tc>
        <w:tc>
          <w:tcPr>
            <w:tcW w:w="2199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7F3038EA" w14:textId="77777777" w:rsidR="0062666A" w:rsidRPr="0012579B" w:rsidRDefault="0062666A" w:rsidP="0062666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7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38EDD2DB" w14:textId="0D227D5E" w:rsidR="0062666A" w:rsidRPr="0012579B" w:rsidRDefault="0062666A" w:rsidP="0062666A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0303D85" w14:textId="76410F1D" w:rsidR="0062666A" w:rsidRPr="0012579B" w:rsidRDefault="0062666A" w:rsidP="0062666A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7F58E545" w14:textId="36135EFF" w:rsidR="0062666A" w:rsidRPr="0012579B" w:rsidRDefault="0062666A" w:rsidP="0062666A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16BEF733" w14:textId="77777777" w:rsidR="0062666A" w:rsidRPr="0012579B" w:rsidRDefault="0062666A" w:rsidP="0062666A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371E18A0" w14:textId="77777777" w:rsidR="0062666A" w:rsidRPr="0012579B" w:rsidRDefault="0062666A" w:rsidP="0062666A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18A37557" w14:textId="77777777" w:rsidR="0062666A" w:rsidRPr="0012579B" w:rsidRDefault="0062666A" w:rsidP="0062666A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51D93B75" w14:textId="77777777" w:rsidR="0062666A" w:rsidRPr="0012579B" w:rsidRDefault="0062666A" w:rsidP="0062666A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15CAE1D4" w14:textId="77777777" w:rsidR="0062666A" w:rsidRPr="0012579B" w:rsidRDefault="0062666A" w:rsidP="0062666A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18AAA837" w14:textId="23465231" w:rsidR="0062666A" w:rsidRPr="0012579B" w:rsidRDefault="0062666A" w:rsidP="0062666A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2666A" w14:paraId="24B76C32" w14:textId="77777777" w:rsidTr="00BF5446">
        <w:trPr>
          <w:trHeight w:val="372"/>
        </w:trPr>
        <w:tc>
          <w:tcPr>
            <w:tcW w:w="3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73E1E9" w14:textId="77777777" w:rsidR="0062666A" w:rsidRDefault="0062666A" w:rsidP="0062666A">
            <w:r>
              <w:rPr>
                <w:rFonts w:ascii="Arial" w:eastAsia="Arial" w:hAnsi="Arial" w:cs="Arial"/>
                <w:b/>
                <w:sz w:val="20"/>
              </w:rPr>
              <w:t xml:space="preserve">Signature: 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AE9079" w14:textId="093D5E34" w:rsidR="0062666A" w:rsidRPr="0012579B" w:rsidRDefault="0062666A" w:rsidP="0062666A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noProof/>
                <w:sz w:val="20"/>
                <w:szCs w:val="20"/>
              </w:rPr>
              <w:drawing>
                <wp:inline distT="0" distB="0" distL="0" distR="0" wp14:anchorId="1253A472" wp14:editId="10DD02C5">
                  <wp:extent cx="1082645" cy="360045"/>
                  <wp:effectExtent l="0" t="0" r="3810" b="1905"/>
                  <wp:docPr id="196937887" name="Picture 1" descr="A signature of a pers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37887" name="Picture 1" descr="A signature of a person&#10;&#10;Description automatically generat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706" cy="365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E929DB" w14:textId="2BF67E47" w:rsidR="0062666A" w:rsidRPr="0012579B" w:rsidRDefault="0062666A" w:rsidP="0062666A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noProof/>
                <w:sz w:val="20"/>
                <w:szCs w:val="20"/>
              </w:rPr>
              <w:drawing>
                <wp:inline distT="0" distB="0" distL="0" distR="0" wp14:anchorId="2A5733C0" wp14:editId="73C11A0A">
                  <wp:extent cx="571500" cy="545505"/>
                  <wp:effectExtent l="0" t="0" r="0" b="6985"/>
                  <wp:docPr id="781464849" name="Picture 2" descr="A black signature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464849" name="Picture 2" descr="A black signature on a white background&#10;&#10;Description automatically generated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467" cy="56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F77D5D" w14:textId="1B0354B3" w:rsidR="0062666A" w:rsidRPr="0012579B" w:rsidRDefault="0062666A" w:rsidP="0062666A">
            <w:pPr>
              <w:rPr>
                <w:sz w:val="20"/>
                <w:szCs w:val="20"/>
              </w:rPr>
            </w:pPr>
            <w:r w:rsidRPr="0012579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noProof/>
                <w:sz w:val="20"/>
                <w:szCs w:val="20"/>
              </w:rPr>
              <w:drawing>
                <wp:inline distT="0" distB="0" distL="0" distR="0" wp14:anchorId="69D51C2F" wp14:editId="3B03A75B">
                  <wp:extent cx="666750" cy="419100"/>
                  <wp:effectExtent l="0" t="0" r="0" b="0"/>
                  <wp:docPr id="94347180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471806" name="Picture 943471806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5C872B77" w14:textId="77777777" w:rsidR="0062666A" w:rsidRPr="0012579B" w:rsidRDefault="0062666A" w:rsidP="0062666A">
            <w:pPr>
              <w:rPr>
                <w:sz w:val="20"/>
                <w:szCs w:val="20"/>
              </w:rPr>
            </w:pPr>
          </w:p>
        </w:tc>
        <w:tc>
          <w:tcPr>
            <w:tcW w:w="177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092D2A2B" w14:textId="78046AEE" w:rsidR="0062666A" w:rsidRPr="0012579B" w:rsidRDefault="0062666A" w:rsidP="0062666A">
            <w:pPr>
              <w:rPr>
                <w:sz w:val="20"/>
                <w:szCs w:val="20"/>
              </w:rPr>
            </w:pPr>
          </w:p>
        </w:tc>
      </w:tr>
      <w:tr w:rsidR="0062666A" w14:paraId="784A9154" w14:textId="77777777" w:rsidTr="00BF5446">
        <w:trPr>
          <w:trHeight w:val="370"/>
        </w:trPr>
        <w:tc>
          <w:tcPr>
            <w:tcW w:w="3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BE72F6" w14:textId="77777777" w:rsidR="0062666A" w:rsidRDefault="0062666A" w:rsidP="0062666A">
            <w:r>
              <w:rPr>
                <w:rFonts w:ascii="Arial" w:eastAsia="Arial" w:hAnsi="Arial" w:cs="Arial"/>
                <w:b/>
                <w:sz w:val="20"/>
              </w:rPr>
              <w:t xml:space="preserve">Date: 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4D1511" w14:textId="6E6D09DC" w:rsidR="0062666A" w:rsidRPr="0012579B" w:rsidRDefault="0062666A" w:rsidP="0062666A">
            <w:pPr>
              <w:rPr>
                <w:sz w:val="20"/>
                <w:szCs w:val="20"/>
              </w:rPr>
            </w:pPr>
            <w:r w:rsidRPr="002F548C">
              <w:rPr>
                <w:rFonts w:ascii="Arial" w:eastAsia="Arial" w:hAnsi="Arial" w:cs="Arial"/>
                <w:sz w:val="20"/>
              </w:rPr>
              <w:t>1</w:t>
            </w:r>
            <w:r>
              <w:rPr>
                <w:rFonts w:ascii="Arial" w:eastAsia="Arial" w:hAnsi="Arial" w:cs="Arial"/>
                <w:sz w:val="20"/>
              </w:rPr>
              <w:t>8</w:t>
            </w:r>
            <w:r w:rsidRPr="002F548C">
              <w:rPr>
                <w:rFonts w:ascii="Arial" w:eastAsia="Arial" w:hAnsi="Arial" w:cs="Arial"/>
                <w:sz w:val="20"/>
                <w:vertAlign w:val="superscript"/>
              </w:rPr>
              <w:t>th</w:t>
            </w:r>
            <w:r w:rsidRPr="002F548C">
              <w:rPr>
                <w:rFonts w:ascii="Arial" w:eastAsia="Arial" w:hAnsi="Arial" w:cs="Arial"/>
                <w:sz w:val="20"/>
              </w:rPr>
              <w:t xml:space="preserve"> April 2024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2E14E0" w14:textId="6A4D760D" w:rsidR="0062666A" w:rsidRPr="0012579B" w:rsidRDefault="0062666A" w:rsidP="0062666A">
            <w:pPr>
              <w:rPr>
                <w:sz w:val="20"/>
                <w:szCs w:val="20"/>
              </w:rPr>
            </w:pPr>
            <w:r w:rsidRPr="002F548C">
              <w:rPr>
                <w:rFonts w:ascii="Arial" w:eastAsia="Arial" w:hAnsi="Arial" w:cs="Arial"/>
                <w:sz w:val="20"/>
              </w:rPr>
              <w:t>1</w:t>
            </w:r>
            <w:r>
              <w:rPr>
                <w:rFonts w:ascii="Arial" w:eastAsia="Arial" w:hAnsi="Arial" w:cs="Arial"/>
                <w:sz w:val="20"/>
              </w:rPr>
              <w:t>8</w:t>
            </w:r>
            <w:r w:rsidRPr="002F548C">
              <w:rPr>
                <w:rFonts w:ascii="Arial" w:eastAsia="Arial" w:hAnsi="Arial" w:cs="Arial"/>
                <w:sz w:val="20"/>
                <w:vertAlign w:val="superscript"/>
              </w:rPr>
              <w:t>th</w:t>
            </w:r>
            <w:r w:rsidRPr="002F548C">
              <w:rPr>
                <w:rFonts w:ascii="Arial" w:eastAsia="Arial" w:hAnsi="Arial" w:cs="Arial"/>
                <w:sz w:val="20"/>
              </w:rPr>
              <w:t xml:space="preserve"> April 2024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E3BE32" w14:textId="57A52F57" w:rsidR="0062666A" w:rsidRPr="0012579B" w:rsidRDefault="0062666A" w:rsidP="0062666A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</w:rPr>
              <w:t>18</w:t>
            </w:r>
            <w:r w:rsidRPr="000932D2">
              <w:rPr>
                <w:rFonts w:ascii="Arial" w:eastAsia="Arial" w:hAnsi="Arial" w:cs="Arial"/>
                <w:sz w:val="20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Pr="002F548C">
              <w:rPr>
                <w:rFonts w:ascii="Arial" w:eastAsia="Arial" w:hAnsi="Arial" w:cs="Arial"/>
                <w:sz w:val="20"/>
              </w:rPr>
              <w:t>April 2024</w:t>
            </w:r>
          </w:p>
        </w:tc>
        <w:tc>
          <w:tcPr>
            <w:tcW w:w="2199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6261F9" w14:textId="77777777" w:rsidR="0062666A" w:rsidRPr="0012579B" w:rsidRDefault="0062666A" w:rsidP="0062666A">
            <w:pPr>
              <w:rPr>
                <w:sz w:val="20"/>
                <w:szCs w:val="20"/>
              </w:rPr>
            </w:pPr>
          </w:p>
        </w:tc>
        <w:tc>
          <w:tcPr>
            <w:tcW w:w="177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7C07F7" w14:textId="489B4993" w:rsidR="0062666A" w:rsidRPr="0012579B" w:rsidRDefault="0062666A" w:rsidP="0062666A">
            <w:pPr>
              <w:rPr>
                <w:sz w:val="20"/>
                <w:szCs w:val="20"/>
              </w:rPr>
            </w:pPr>
          </w:p>
        </w:tc>
      </w:tr>
      <w:bookmarkEnd w:id="0"/>
    </w:tbl>
    <w:p w14:paraId="5FB6346E" w14:textId="77777777" w:rsidR="004B5C56" w:rsidRDefault="004B5C56">
      <w:pPr>
        <w:spacing w:after="0"/>
        <w:jc w:val="right"/>
        <w:rPr>
          <w:rFonts w:ascii="Arial" w:eastAsia="Arial" w:hAnsi="Arial" w:cs="Arial"/>
          <w:b/>
          <w:sz w:val="28"/>
        </w:rPr>
      </w:pPr>
    </w:p>
    <w:p w14:paraId="6C0655F8" w14:textId="77777777" w:rsidR="00AD57DE" w:rsidRDefault="00AD57DE">
      <w:pPr>
        <w:spacing w:after="0"/>
        <w:jc w:val="right"/>
        <w:rPr>
          <w:rFonts w:ascii="Arial" w:eastAsia="Arial" w:hAnsi="Arial" w:cs="Arial"/>
          <w:b/>
          <w:sz w:val="28"/>
        </w:rPr>
      </w:pPr>
    </w:p>
    <w:p w14:paraId="43942096" w14:textId="77777777" w:rsidR="006653E5" w:rsidRDefault="004B5C56" w:rsidP="006B424D">
      <w:pPr>
        <w:spacing w:after="0"/>
        <w:jc w:val="right"/>
      </w:pPr>
      <w:r>
        <w:rPr>
          <w:rFonts w:ascii="Arial" w:eastAsia="Arial" w:hAnsi="Arial" w:cs="Arial"/>
          <w:b/>
          <w:sz w:val="28"/>
        </w:rPr>
        <w:t>Risk Assessment Matrix</w: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pPr w:leftFromText="180" w:rightFromText="180" w:vertAnchor="text" w:horzAnchor="page" w:tblpX="7433" w:tblpY="198"/>
        <w:tblW w:w="5217" w:type="dxa"/>
        <w:tblLook w:val="04A0" w:firstRow="1" w:lastRow="0" w:firstColumn="1" w:lastColumn="0" w:noHBand="0" w:noVBand="1"/>
      </w:tblPr>
      <w:tblGrid>
        <w:gridCol w:w="870"/>
        <w:gridCol w:w="4347"/>
      </w:tblGrid>
      <w:tr w:rsidR="006B424D" w:rsidRPr="006B424D" w14:paraId="7EA22613" w14:textId="77777777" w:rsidTr="006B424D">
        <w:trPr>
          <w:trHeight w:val="323"/>
        </w:trPr>
        <w:tc>
          <w:tcPr>
            <w:tcW w:w="52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B2E905" w14:textId="77777777" w:rsidR="006B424D" w:rsidRPr="006B424D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Risk = Likelihood x Severity</w:t>
            </w:r>
          </w:p>
        </w:tc>
      </w:tr>
      <w:tr w:rsidR="006B424D" w:rsidRPr="006B424D" w14:paraId="5B02B21D" w14:textId="77777777" w:rsidTr="006B424D">
        <w:trPr>
          <w:trHeight w:val="323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D9BAF20" w14:textId="77777777" w:rsidR="006B424D" w:rsidRPr="006B424D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RISK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489A1ACB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DECISION PROCESS</w:t>
            </w:r>
          </w:p>
        </w:tc>
      </w:tr>
      <w:tr w:rsidR="006B424D" w:rsidRPr="006B424D" w14:paraId="248722BB" w14:textId="77777777" w:rsidTr="006B424D">
        <w:trPr>
          <w:trHeight w:val="331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FF"/>
            <w:noWrap/>
            <w:vAlign w:val="bottom"/>
            <w:hideMark/>
          </w:tcPr>
          <w:p w14:paraId="1177F09C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&lt; 3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563DA1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RISK ACCEPTABLE</w:t>
            </w:r>
          </w:p>
        </w:tc>
      </w:tr>
      <w:tr w:rsidR="006B424D" w:rsidRPr="006B424D" w14:paraId="14440AB2" w14:textId="77777777" w:rsidTr="006B424D">
        <w:trPr>
          <w:trHeight w:val="406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F4C2038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3, 4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7CFEB3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CONSIDER ADDITIONAL RISK CONTROL</w:t>
            </w:r>
          </w:p>
        </w:tc>
      </w:tr>
      <w:tr w:rsidR="006B424D" w:rsidRPr="006B424D" w14:paraId="7F040A6A" w14:textId="77777777" w:rsidTr="006B424D">
        <w:trPr>
          <w:trHeight w:val="411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115B1733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&gt; 4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95AC68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ADDITIONAL RISK CONTROL REQUIRED</w:t>
            </w:r>
          </w:p>
        </w:tc>
      </w:tr>
    </w:tbl>
    <w:tbl>
      <w:tblPr>
        <w:tblpPr w:leftFromText="180" w:rightFromText="180" w:vertAnchor="text" w:horzAnchor="margin" w:tblpY="260"/>
        <w:tblW w:w="5187" w:type="dxa"/>
        <w:tblLook w:val="04A0" w:firstRow="1" w:lastRow="0" w:firstColumn="1" w:lastColumn="0" w:noHBand="0" w:noVBand="1"/>
      </w:tblPr>
      <w:tblGrid>
        <w:gridCol w:w="506"/>
        <w:gridCol w:w="710"/>
        <w:gridCol w:w="1038"/>
        <w:gridCol w:w="1508"/>
        <w:gridCol w:w="1425"/>
      </w:tblGrid>
      <w:tr w:rsidR="006B424D" w:rsidRPr="00485882" w14:paraId="2ACD7376" w14:textId="77777777" w:rsidTr="006B424D">
        <w:trPr>
          <w:trHeight w:val="218"/>
        </w:trPr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106F6E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8FB097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397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317684B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Likelihood</w:t>
            </w:r>
          </w:p>
        </w:tc>
      </w:tr>
      <w:tr w:rsidR="006B424D" w:rsidRPr="00485882" w14:paraId="0CD35768" w14:textId="77777777" w:rsidTr="006B424D">
        <w:trPr>
          <w:trHeight w:val="218"/>
        </w:trPr>
        <w:tc>
          <w:tcPr>
            <w:tcW w:w="5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6D344B2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1FF1771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32F510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Likely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F02453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Possibly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2AE893A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Unlikely</w:t>
            </w:r>
          </w:p>
        </w:tc>
      </w:tr>
      <w:tr w:rsidR="006B424D" w:rsidRPr="00485882" w14:paraId="618B3598" w14:textId="77777777" w:rsidTr="006B424D">
        <w:trPr>
          <w:trHeight w:val="437"/>
        </w:trPr>
        <w:tc>
          <w:tcPr>
            <w:tcW w:w="506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2CCE263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Severity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915ACE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Low</w:t>
            </w:r>
          </w:p>
        </w:tc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F96276E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3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00FF"/>
            <w:noWrap/>
            <w:vAlign w:val="center"/>
            <w:hideMark/>
          </w:tcPr>
          <w:p w14:paraId="7E736BD1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2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00FF"/>
            <w:noWrap/>
            <w:vAlign w:val="center"/>
            <w:hideMark/>
          </w:tcPr>
          <w:p w14:paraId="2CFC2E5B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1</w:t>
            </w:r>
          </w:p>
        </w:tc>
      </w:tr>
      <w:tr w:rsidR="006B424D" w:rsidRPr="00485882" w14:paraId="542EE644" w14:textId="77777777" w:rsidTr="006B424D">
        <w:trPr>
          <w:trHeight w:val="437"/>
        </w:trPr>
        <w:tc>
          <w:tcPr>
            <w:tcW w:w="506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93EE92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A343586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Med</w:t>
            </w:r>
          </w:p>
        </w:tc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FF63165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6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2D1AFC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4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00FF"/>
            <w:noWrap/>
            <w:vAlign w:val="center"/>
            <w:hideMark/>
          </w:tcPr>
          <w:p w14:paraId="1150649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2</w:t>
            </w:r>
          </w:p>
        </w:tc>
      </w:tr>
      <w:tr w:rsidR="006B424D" w:rsidRPr="00485882" w14:paraId="11787881" w14:textId="77777777" w:rsidTr="006B424D">
        <w:trPr>
          <w:trHeight w:val="437"/>
        </w:trPr>
        <w:tc>
          <w:tcPr>
            <w:tcW w:w="506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44A582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28E27CC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High</w:t>
            </w:r>
          </w:p>
        </w:tc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2998019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9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5D40165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6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1465004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3</w:t>
            </w:r>
          </w:p>
        </w:tc>
      </w:tr>
    </w:tbl>
    <w:p w14:paraId="55B3B88A" w14:textId="77777777" w:rsidR="006653E5" w:rsidRPr="006B424D" w:rsidRDefault="004B5C56">
      <w:pPr>
        <w:spacing w:after="51"/>
        <w:ind w:left="720"/>
        <w:rPr>
          <w:sz w:val="20"/>
          <w:szCs w:val="20"/>
        </w:rPr>
      </w:pPr>
      <w:r w:rsidRPr="006B424D">
        <w:rPr>
          <w:rFonts w:ascii="Arial" w:eastAsia="Arial" w:hAnsi="Arial" w:cs="Arial"/>
          <w:sz w:val="20"/>
          <w:szCs w:val="20"/>
        </w:rPr>
        <w:t xml:space="preserve"> </w:t>
      </w:r>
    </w:p>
    <w:p w14:paraId="6ABB7181" w14:textId="77777777" w:rsidR="006653E5" w:rsidRDefault="004B5C56">
      <w:pPr>
        <w:spacing w:after="0"/>
        <w:ind w:left="72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3FE46DE" w14:textId="77777777" w:rsidR="006653E5" w:rsidRDefault="006653E5">
      <w:pPr>
        <w:spacing w:after="0"/>
        <w:ind w:left="715" w:hanging="10"/>
      </w:pPr>
    </w:p>
    <w:p w14:paraId="3CF186CB" w14:textId="77777777" w:rsidR="004B5C56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</w:pPr>
    </w:p>
    <w:p w14:paraId="18CCF2EA" w14:textId="77777777" w:rsidR="004B5C56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098FB455" w14:textId="77777777" w:rsidR="006B424D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6905D2A1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tbl>
      <w:tblPr>
        <w:tblpPr w:leftFromText="180" w:rightFromText="180" w:vertAnchor="text" w:horzAnchor="margin" w:tblpY="471"/>
        <w:tblW w:w="14816" w:type="dxa"/>
        <w:tblLook w:val="04A0" w:firstRow="1" w:lastRow="0" w:firstColumn="1" w:lastColumn="0" w:noHBand="0" w:noVBand="1"/>
      </w:tblPr>
      <w:tblGrid>
        <w:gridCol w:w="328"/>
        <w:gridCol w:w="1216"/>
        <w:gridCol w:w="4526"/>
        <w:gridCol w:w="692"/>
        <w:gridCol w:w="692"/>
        <w:gridCol w:w="692"/>
        <w:gridCol w:w="695"/>
        <w:gridCol w:w="733"/>
        <w:gridCol w:w="693"/>
        <w:gridCol w:w="692"/>
        <w:gridCol w:w="1090"/>
        <w:gridCol w:w="297"/>
        <w:gridCol w:w="1084"/>
        <w:gridCol w:w="692"/>
        <w:gridCol w:w="694"/>
      </w:tblGrid>
      <w:tr w:rsidR="00AD57DE" w:rsidRPr="006B424D" w14:paraId="49493FE5" w14:textId="77777777" w:rsidTr="00AD57DE">
        <w:trPr>
          <w:trHeight w:val="238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1F6E5BB5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216" w:type="dxa"/>
            <w:shd w:val="clear" w:color="000000" w:fill="FFFFFF"/>
            <w:noWrap/>
            <w:vAlign w:val="bottom"/>
            <w:hideMark/>
          </w:tcPr>
          <w:p w14:paraId="67C0F3D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  <w:t>Likelihood</w:t>
            </w:r>
          </w:p>
        </w:tc>
        <w:tc>
          <w:tcPr>
            <w:tcW w:w="4526" w:type="dxa"/>
            <w:shd w:val="clear" w:color="000000" w:fill="FFFFFF"/>
            <w:noWrap/>
            <w:vAlign w:val="bottom"/>
            <w:hideMark/>
          </w:tcPr>
          <w:p w14:paraId="705744B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5EF3F08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F5E5E6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7258719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5" w:type="dxa"/>
            <w:shd w:val="clear" w:color="000000" w:fill="FFFFFF"/>
            <w:noWrap/>
            <w:vAlign w:val="bottom"/>
            <w:hideMark/>
          </w:tcPr>
          <w:p w14:paraId="460A24A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0E2C746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5A798E0B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44B2FE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5379D76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0449A1D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17D2DF5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FCF00D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135F479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2F481D66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1A251334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1B5E71A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Unlikely</w:t>
            </w:r>
          </w:p>
        </w:tc>
        <w:tc>
          <w:tcPr>
            <w:tcW w:w="7297" w:type="dxa"/>
            <w:gridSpan w:val="5"/>
            <w:shd w:val="clear" w:color="000000" w:fill="FFFFFF"/>
            <w:vAlign w:val="bottom"/>
            <w:hideMark/>
          </w:tcPr>
          <w:p w14:paraId="113B039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Not likely to occur (has not occurred in the PI's Lab or similar Lab setup.)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20065FC0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2F9407B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5CF7DAF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2B97B1B0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758867C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0D01478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5210B6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5FBEA18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32361217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7C9CABF7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217E21BC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Possible</w:t>
            </w:r>
          </w:p>
        </w:tc>
        <w:tc>
          <w:tcPr>
            <w:tcW w:w="7297" w:type="dxa"/>
            <w:gridSpan w:val="5"/>
            <w:shd w:val="clear" w:color="000000" w:fill="FFFFFF"/>
            <w:vAlign w:val="bottom"/>
            <w:hideMark/>
          </w:tcPr>
          <w:p w14:paraId="7EE0FEA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Possible or known to occur (has occurred in the PI's Lab or Similar Lab setup.)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1895AF2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416D091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F0196D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4B054CE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2564826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1BEC6C2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57FD3AB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28C1E9E0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0BDFD78D" w14:textId="77777777" w:rsidTr="00AD57DE">
        <w:trPr>
          <w:trHeight w:val="204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5F60BC6B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1D293A5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Very Likely</w:t>
            </w:r>
          </w:p>
        </w:tc>
        <w:tc>
          <w:tcPr>
            <w:tcW w:w="8723" w:type="dxa"/>
            <w:gridSpan w:val="7"/>
            <w:shd w:val="clear" w:color="000000" w:fill="FFFFFF"/>
            <w:vAlign w:val="bottom"/>
            <w:hideMark/>
          </w:tcPr>
          <w:p w14:paraId="51AF59B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Common or repeating occurrence (has occurred repetitively in the PI's Lab or similar Lab setup.)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F12B4D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1BAFE49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45E1117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66685DF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CEACFF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6738DF6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1AE75C26" w14:textId="77777777" w:rsidTr="00AD57DE">
        <w:trPr>
          <w:trHeight w:val="224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255D013C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216" w:type="dxa"/>
            <w:shd w:val="clear" w:color="000000" w:fill="FFFFFF"/>
            <w:noWrap/>
            <w:vAlign w:val="bottom"/>
            <w:hideMark/>
          </w:tcPr>
          <w:p w14:paraId="7C05196F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  <w:t>Severity</w:t>
            </w:r>
          </w:p>
        </w:tc>
        <w:tc>
          <w:tcPr>
            <w:tcW w:w="4526" w:type="dxa"/>
            <w:shd w:val="clear" w:color="000000" w:fill="FFFFFF"/>
            <w:vAlign w:val="bottom"/>
            <w:hideMark/>
          </w:tcPr>
          <w:p w14:paraId="6AADB1D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248C119F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2C8CC10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2ED6E3B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5" w:type="dxa"/>
            <w:shd w:val="clear" w:color="000000" w:fill="FFFFFF"/>
            <w:noWrap/>
            <w:vAlign w:val="bottom"/>
            <w:hideMark/>
          </w:tcPr>
          <w:p w14:paraId="04EAD51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3FFCFB7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6747DB9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AC04E7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4E8F8C9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74124B4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7CDE163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6F0723E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7FF952B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5CFA2877" w14:textId="77777777" w:rsidTr="00AD57DE">
        <w:trPr>
          <w:trHeight w:val="486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38C6E8A9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41D8607B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Low</w:t>
            </w:r>
          </w:p>
        </w:tc>
        <w:tc>
          <w:tcPr>
            <w:tcW w:w="11886" w:type="dxa"/>
            <w:gridSpan w:val="11"/>
            <w:shd w:val="clear" w:color="000000" w:fill="FFFFFF"/>
            <w:noWrap/>
            <w:vAlign w:val="bottom"/>
            <w:hideMark/>
          </w:tcPr>
          <w:p w14:paraId="24FA144B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(e.g. No injury, injury or ill-health requiring first aid treatment only - includes minor cuts and bruises, irritation, ill-health with </w:t>
            </w:r>
          </w:p>
          <w:p w14:paraId="28E95145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temporary discomfort)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19DF9D9C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32AE1F79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6AC405BE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03EF5053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0EE933A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Medium</w:t>
            </w:r>
          </w:p>
        </w:tc>
        <w:tc>
          <w:tcPr>
            <w:tcW w:w="13272" w:type="dxa"/>
            <w:gridSpan w:val="13"/>
            <w:shd w:val="clear" w:color="000000" w:fill="FFFFFF"/>
            <w:noWrap/>
            <w:vAlign w:val="bottom"/>
            <w:hideMark/>
          </w:tcPr>
          <w:p w14:paraId="236E792A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(e.g. Injury requiring medical treatment or ill-health leading to disability – includes lacerations, burns, sprains, minor fractures, </w:t>
            </w:r>
          </w:p>
          <w:p w14:paraId="602AF34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dermatitis, deafness, work-related</w:t>
            </w: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upper limb disorders)</w:t>
            </w:r>
          </w:p>
        </w:tc>
      </w:tr>
      <w:tr w:rsidR="00AD57DE" w:rsidRPr="006B424D" w14:paraId="2224F99D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7D1D3C23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6598FD0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High</w:t>
            </w:r>
          </w:p>
        </w:tc>
        <w:tc>
          <w:tcPr>
            <w:tcW w:w="13272" w:type="dxa"/>
            <w:gridSpan w:val="13"/>
            <w:shd w:val="clear" w:color="000000" w:fill="FFFFFF"/>
            <w:noWrap/>
            <w:vAlign w:val="bottom"/>
            <w:hideMark/>
          </w:tcPr>
          <w:p w14:paraId="3930E31E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(e.g. Fatal, serious injury or life-threatening occupational disease – includes amputations, major fractures, multiple injuries, </w:t>
            </w:r>
          </w:p>
          <w:p w14:paraId="2385D85B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occupational cancer, acute poisoning and fatal diseases)</w:t>
            </w:r>
          </w:p>
          <w:p w14:paraId="60C9E875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  <w:p w14:paraId="3CE7C2B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</w:tr>
      <w:tr w:rsidR="00AD57DE" w:rsidRPr="006B424D" w14:paraId="283086EE" w14:textId="77777777" w:rsidTr="00AD57DE">
        <w:trPr>
          <w:trHeight w:val="538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7F88B26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3794" w:type="dxa"/>
            <w:gridSpan w:val="13"/>
            <w:hideMark/>
          </w:tcPr>
          <w:p w14:paraId="3A322138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u w:val="single"/>
              </w:rPr>
              <w:t>Severity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- Consider the magnitude/severity of the consequences of the Risk Factor occurring and then list this as 3 (High),</w:t>
            </w: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2 (Moderate) or 1 (Low).  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Severity normally will not change unless there is a physical change to the equipment or process.</w:t>
            </w:r>
          </w:p>
          <w:p w14:paraId="3031338B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6A9318EF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5646F579" w14:textId="77777777" w:rsidTr="00AD57DE">
        <w:trPr>
          <w:trHeight w:val="1875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68B526D5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3794" w:type="dxa"/>
            <w:gridSpan w:val="13"/>
            <w:hideMark/>
          </w:tcPr>
          <w:p w14:paraId="089FB96F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u w:val="single"/>
              </w:rPr>
              <w:t>Likelihood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- Team should rely upon their experience and consider realistic scenarios.  Listed below are examples of factors that may be considered in determining the likelihood.</w:t>
            </w:r>
          </w:p>
          <w:p w14:paraId="72999B0E" w14:textId="77777777" w:rsidR="00AD57DE" w:rsidRP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  <w:u w:val="single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Past experience / incidents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Complexity of the activity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Number of personnel involved in the activity (e.g. all personnel, a limited number of trained personnel, etc)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Frequency of use or execution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Degree of control (involvement of contractors)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Strength/completeness of administrative controls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Sufficiency/formality of training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Other....</w:t>
            </w:r>
          </w:p>
          <w:p w14:paraId="09DE701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357EA32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</w:tbl>
    <w:p w14:paraId="7B441405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7DC107B0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7150DF26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468DAA84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43D37194" w14:textId="0D54DA36" w:rsidR="006653E5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</w:pPr>
      <w:r>
        <w:rPr>
          <w:rFonts w:ascii="Arial" w:eastAsia="Arial" w:hAnsi="Arial" w:cs="Arial"/>
        </w:rPr>
        <w:t xml:space="preserve">Last updated: </w:t>
      </w:r>
      <w:r w:rsidR="00C2316E">
        <w:rPr>
          <w:rFonts w:ascii="Arial" w:eastAsia="Arial" w:hAnsi="Arial" w:cs="Arial"/>
        </w:rPr>
        <w:t>Feb</w:t>
      </w:r>
      <w:r w:rsidR="00AD57DE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20</w:t>
      </w:r>
      <w:r w:rsidR="00C2316E">
        <w:rPr>
          <w:rFonts w:ascii="Arial" w:eastAsia="Arial" w:hAnsi="Arial" w:cs="Arial"/>
        </w:rPr>
        <w:t>22</w:t>
      </w:r>
      <w:r>
        <w:rPr>
          <w:rFonts w:ascii="Arial" w:eastAsia="Arial" w:hAnsi="Arial" w:cs="Arial"/>
          <w:sz w:val="16"/>
        </w:rPr>
        <w:tab/>
      </w:r>
      <w:r>
        <w:rPr>
          <w:rFonts w:ascii="Arial" w:eastAsia="Arial" w:hAnsi="Arial" w:cs="Arial"/>
        </w:rPr>
        <w:t xml:space="preserve"> </w:t>
      </w:r>
    </w:p>
    <w:sectPr w:rsidR="006653E5">
      <w:pgSz w:w="16834" w:h="11909" w:orient="landscape"/>
      <w:pgMar w:top="480" w:right="1437" w:bottom="433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4613"/>
    <w:multiLevelType w:val="hybridMultilevel"/>
    <w:tmpl w:val="14267A8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A5F83"/>
    <w:multiLevelType w:val="hybridMultilevel"/>
    <w:tmpl w:val="FEAA55E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3D74EB"/>
    <w:multiLevelType w:val="hybridMultilevel"/>
    <w:tmpl w:val="78CE17A8"/>
    <w:lvl w:ilvl="0" w:tplc="4809000F">
      <w:start w:val="1"/>
      <w:numFmt w:val="decimal"/>
      <w:lvlText w:val="%1."/>
      <w:lvlJc w:val="left"/>
      <w:pPr>
        <w:ind w:left="502" w:hanging="360"/>
      </w:pPr>
    </w:lvl>
    <w:lvl w:ilvl="1" w:tplc="48090019" w:tentative="1">
      <w:start w:val="1"/>
      <w:numFmt w:val="lowerLetter"/>
      <w:lvlText w:val="%2."/>
      <w:lvlJc w:val="left"/>
      <w:pPr>
        <w:ind w:left="1222" w:hanging="360"/>
      </w:pPr>
    </w:lvl>
    <w:lvl w:ilvl="2" w:tplc="4809001B" w:tentative="1">
      <w:start w:val="1"/>
      <w:numFmt w:val="lowerRoman"/>
      <w:lvlText w:val="%3."/>
      <w:lvlJc w:val="right"/>
      <w:pPr>
        <w:ind w:left="1942" w:hanging="180"/>
      </w:pPr>
    </w:lvl>
    <w:lvl w:ilvl="3" w:tplc="4809000F" w:tentative="1">
      <w:start w:val="1"/>
      <w:numFmt w:val="decimal"/>
      <w:lvlText w:val="%4."/>
      <w:lvlJc w:val="left"/>
      <w:pPr>
        <w:ind w:left="2662" w:hanging="360"/>
      </w:pPr>
    </w:lvl>
    <w:lvl w:ilvl="4" w:tplc="48090019" w:tentative="1">
      <w:start w:val="1"/>
      <w:numFmt w:val="lowerLetter"/>
      <w:lvlText w:val="%5."/>
      <w:lvlJc w:val="left"/>
      <w:pPr>
        <w:ind w:left="3382" w:hanging="360"/>
      </w:pPr>
    </w:lvl>
    <w:lvl w:ilvl="5" w:tplc="4809001B" w:tentative="1">
      <w:start w:val="1"/>
      <w:numFmt w:val="lowerRoman"/>
      <w:lvlText w:val="%6."/>
      <w:lvlJc w:val="right"/>
      <w:pPr>
        <w:ind w:left="4102" w:hanging="180"/>
      </w:pPr>
    </w:lvl>
    <w:lvl w:ilvl="6" w:tplc="4809000F" w:tentative="1">
      <w:start w:val="1"/>
      <w:numFmt w:val="decimal"/>
      <w:lvlText w:val="%7."/>
      <w:lvlJc w:val="left"/>
      <w:pPr>
        <w:ind w:left="4822" w:hanging="360"/>
      </w:pPr>
    </w:lvl>
    <w:lvl w:ilvl="7" w:tplc="48090019" w:tentative="1">
      <w:start w:val="1"/>
      <w:numFmt w:val="lowerLetter"/>
      <w:lvlText w:val="%8."/>
      <w:lvlJc w:val="left"/>
      <w:pPr>
        <w:ind w:left="5542" w:hanging="360"/>
      </w:pPr>
    </w:lvl>
    <w:lvl w:ilvl="8" w:tplc="4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29508C0"/>
    <w:multiLevelType w:val="hybridMultilevel"/>
    <w:tmpl w:val="CC5EAFC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5716998">
    <w:abstractNumId w:val="2"/>
  </w:num>
  <w:num w:numId="2" w16cid:durableId="1132015569">
    <w:abstractNumId w:val="0"/>
  </w:num>
  <w:num w:numId="3" w16cid:durableId="490947884">
    <w:abstractNumId w:val="3"/>
  </w:num>
  <w:num w:numId="4" w16cid:durableId="1851140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3E5"/>
    <w:rsid w:val="000405CA"/>
    <w:rsid w:val="00042F33"/>
    <w:rsid w:val="00066735"/>
    <w:rsid w:val="00066910"/>
    <w:rsid w:val="000932D2"/>
    <w:rsid w:val="000D1829"/>
    <w:rsid w:val="000D6B59"/>
    <w:rsid w:val="000E6094"/>
    <w:rsid w:val="00122830"/>
    <w:rsid w:val="0012579B"/>
    <w:rsid w:val="0013511E"/>
    <w:rsid w:val="001561B3"/>
    <w:rsid w:val="0015662F"/>
    <w:rsid w:val="00234992"/>
    <w:rsid w:val="002635F2"/>
    <w:rsid w:val="00281D78"/>
    <w:rsid w:val="002A2105"/>
    <w:rsid w:val="002C0F9E"/>
    <w:rsid w:val="00315F26"/>
    <w:rsid w:val="00317D44"/>
    <w:rsid w:val="00344FEB"/>
    <w:rsid w:val="003A312F"/>
    <w:rsid w:val="003C2901"/>
    <w:rsid w:val="004315EA"/>
    <w:rsid w:val="00443EEA"/>
    <w:rsid w:val="00475590"/>
    <w:rsid w:val="00485882"/>
    <w:rsid w:val="00492476"/>
    <w:rsid w:val="004954FB"/>
    <w:rsid w:val="004B5C56"/>
    <w:rsid w:val="00507F11"/>
    <w:rsid w:val="00527E2E"/>
    <w:rsid w:val="00554D89"/>
    <w:rsid w:val="00555691"/>
    <w:rsid w:val="005A6B6C"/>
    <w:rsid w:val="005D723A"/>
    <w:rsid w:val="005E4958"/>
    <w:rsid w:val="005F6CB3"/>
    <w:rsid w:val="005F7BF0"/>
    <w:rsid w:val="0062666A"/>
    <w:rsid w:val="00627FED"/>
    <w:rsid w:val="00631288"/>
    <w:rsid w:val="006653E5"/>
    <w:rsid w:val="00681482"/>
    <w:rsid w:val="00684C9D"/>
    <w:rsid w:val="00691E2A"/>
    <w:rsid w:val="00693EB7"/>
    <w:rsid w:val="006B424D"/>
    <w:rsid w:val="006C708B"/>
    <w:rsid w:val="006D1B56"/>
    <w:rsid w:val="006D4036"/>
    <w:rsid w:val="006E1F4D"/>
    <w:rsid w:val="00702AA6"/>
    <w:rsid w:val="0070488A"/>
    <w:rsid w:val="00705E13"/>
    <w:rsid w:val="007137C3"/>
    <w:rsid w:val="0071743A"/>
    <w:rsid w:val="0077220F"/>
    <w:rsid w:val="00780F89"/>
    <w:rsid w:val="00790A82"/>
    <w:rsid w:val="007A0B82"/>
    <w:rsid w:val="007B1A7F"/>
    <w:rsid w:val="007E4E34"/>
    <w:rsid w:val="00845298"/>
    <w:rsid w:val="0085161F"/>
    <w:rsid w:val="00851E1B"/>
    <w:rsid w:val="00855EDC"/>
    <w:rsid w:val="00885D23"/>
    <w:rsid w:val="00891B64"/>
    <w:rsid w:val="0097128B"/>
    <w:rsid w:val="00973E73"/>
    <w:rsid w:val="009850E3"/>
    <w:rsid w:val="009B793D"/>
    <w:rsid w:val="009E3FE8"/>
    <w:rsid w:val="00A26AA6"/>
    <w:rsid w:val="00A2794C"/>
    <w:rsid w:val="00A50A3A"/>
    <w:rsid w:val="00A522A7"/>
    <w:rsid w:val="00A55B5D"/>
    <w:rsid w:val="00A97DB1"/>
    <w:rsid w:val="00AB1F8E"/>
    <w:rsid w:val="00AC5311"/>
    <w:rsid w:val="00AD36BB"/>
    <w:rsid w:val="00AD57DE"/>
    <w:rsid w:val="00AE2B2B"/>
    <w:rsid w:val="00B06849"/>
    <w:rsid w:val="00B34A2E"/>
    <w:rsid w:val="00B53C74"/>
    <w:rsid w:val="00BA00F8"/>
    <w:rsid w:val="00BA0111"/>
    <w:rsid w:val="00BA45C0"/>
    <w:rsid w:val="00BD436C"/>
    <w:rsid w:val="00BF5446"/>
    <w:rsid w:val="00C2316E"/>
    <w:rsid w:val="00C56905"/>
    <w:rsid w:val="00C87CBC"/>
    <w:rsid w:val="00CA7866"/>
    <w:rsid w:val="00CB73CD"/>
    <w:rsid w:val="00CC03A5"/>
    <w:rsid w:val="00D10644"/>
    <w:rsid w:val="00D5292E"/>
    <w:rsid w:val="00E00653"/>
    <w:rsid w:val="00E006B1"/>
    <w:rsid w:val="00E623AC"/>
    <w:rsid w:val="00E84F9F"/>
    <w:rsid w:val="00E879C4"/>
    <w:rsid w:val="00EB59E9"/>
    <w:rsid w:val="00EC094C"/>
    <w:rsid w:val="00F05591"/>
    <w:rsid w:val="00F126A9"/>
    <w:rsid w:val="00F1318F"/>
    <w:rsid w:val="00F222E2"/>
    <w:rsid w:val="00F52749"/>
    <w:rsid w:val="00F52FAB"/>
    <w:rsid w:val="00F56B54"/>
    <w:rsid w:val="00F67798"/>
    <w:rsid w:val="00F84012"/>
    <w:rsid w:val="00F861E4"/>
    <w:rsid w:val="00FC7841"/>
    <w:rsid w:val="00FD097B"/>
    <w:rsid w:val="00FF3EB7"/>
    <w:rsid w:val="055A72D2"/>
    <w:rsid w:val="06C0249F"/>
    <w:rsid w:val="08A1EF2F"/>
    <w:rsid w:val="0CF2B214"/>
    <w:rsid w:val="0FD9DEE5"/>
    <w:rsid w:val="1231C72C"/>
    <w:rsid w:val="12F6A799"/>
    <w:rsid w:val="16621DF7"/>
    <w:rsid w:val="2478588B"/>
    <w:rsid w:val="29E5C885"/>
    <w:rsid w:val="3C9026D1"/>
    <w:rsid w:val="40061114"/>
    <w:rsid w:val="4E5CABB9"/>
    <w:rsid w:val="544D49D5"/>
    <w:rsid w:val="65D26828"/>
    <w:rsid w:val="67468CC1"/>
    <w:rsid w:val="67C85AEF"/>
    <w:rsid w:val="7696ED40"/>
    <w:rsid w:val="7EBC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A4053"/>
  <w15:docId w15:val="{76525222-1DF6-434C-BFA6-9813DA40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B59E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color w:val="auto"/>
      <w:sz w:val="28"/>
      <w:szCs w:val="28"/>
      <w:u w:val="single" w:color="00000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B59E9"/>
    <w:rPr>
      <w:rFonts w:ascii="Arial" w:eastAsia="Arial" w:hAnsi="Arial" w:cs="Arial"/>
      <w:b/>
      <w:bCs/>
      <w:sz w:val="28"/>
      <w:szCs w:val="28"/>
      <w:u w:val="single" w:color="00000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84529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color w:val="auto"/>
      <w:lang w:val="en-US" w:eastAsia="en-US"/>
    </w:rPr>
  </w:style>
  <w:style w:type="character" w:customStyle="1" w:styleId="CHAPTER">
    <w:name w:val="CHAPTER"/>
    <w:rsid w:val="006C708B"/>
    <w:rPr>
      <w:rFonts w:ascii="Arial" w:hAnsi="Arial"/>
      <w:b/>
      <w:bCs/>
      <w:sz w:val="28"/>
    </w:rPr>
  </w:style>
  <w:style w:type="table" w:customStyle="1" w:styleId="TableGrid1">
    <w:name w:val="Table Grid1"/>
    <w:rsid w:val="00344FEB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rmaltextrun">
    <w:name w:val="normaltextrun"/>
    <w:basedOn w:val="DefaultParagraphFont"/>
    <w:rsid w:val="00B53C74"/>
  </w:style>
  <w:style w:type="character" w:customStyle="1" w:styleId="eop">
    <w:name w:val="eop"/>
    <w:basedOn w:val="DefaultParagraphFont"/>
    <w:rsid w:val="00B53C74"/>
  </w:style>
  <w:style w:type="paragraph" w:customStyle="1" w:styleId="paragraph">
    <w:name w:val="paragraph"/>
    <w:basedOn w:val="Normal"/>
    <w:rsid w:val="007E4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scxw196172743">
    <w:name w:val="scxw196172743"/>
    <w:basedOn w:val="DefaultParagraphFont"/>
    <w:rsid w:val="007E4E34"/>
  </w:style>
  <w:style w:type="paragraph" w:styleId="ListParagraph">
    <w:name w:val="List Paragraph"/>
    <w:basedOn w:val="Normal"/>
    <w:uiPriority w:val="34"/>
    <w:qFormat/>
    <w:rsid w:val="004315EA"/>
    <w:pPr>
      <w:ind w:left="720"/>
      <w:contextualSpacing/>
    </w:pPr>
  </w:style>
  <w:style w:type="character" w:styleId="PageNumber">
    <w:name w:val="page number"/>
    <w:basedOn w:val="DefaultParagraphFont"/>
    <w:rsid w:val="00135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4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0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5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143C8B-95BB-40DE-976A-7D46DE10591D}">
  <ds:schemaRefs>
    <ds:schemaRef ds:uri="http://schemas.microsoft.com/office/2006/metadata/properties"/>
    <ds:schemaRef ds:uri="http://schemas.microsoft.com/office/infopath/2007/PartnerControls"/>
    <ds:schemaRef ds:uri="b29931fe-4fc5-436a-9e90-a11aaebbaaf1"/>
    <ds:schemaRef ds:uri="2fd78287-9c13-4cc7-8a85-13ec0baf565a"/>
  </ds:schemaRefs>
</ds:datastoreItem>
</file>

<file path=customXml/itemProps2.xml><?xml version="1.0" encoding="utf-8"?>
<ds:datastoreItem xmlns:ds="http://schemas.openxmlformats.org/officeDocument/2006/customXml" ds:itemID="{C81D8E0B-E230-4729-8DA5-22F120AF12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AC6431-4336-4A37-910C-6925A79A1E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Jeanette Sim</cp:lastModifiedBy>
  <cp:revision>8</cp:revision>
  <dcterms:created xsi:type="dcterms:W3CDTF">2024-04-18T05:05:00Z</dcterms:created>
  <dcterms:modified xsi:type="dcterms:W3CDTF">2025-08-05T14:51:00Z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  <property fmtid="{D5CDD505-2E9C-101B-9397-08002B2CF9AE}" pid="3" name="MediaServiceImageTags">
    <vt:lpwstr/>
  </property>
</Properties>
</file>