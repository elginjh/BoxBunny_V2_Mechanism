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621BA" w14:textId="77777777" w:rsidR="006653E5" w:rsidRDefault="00EB59E9">
      <w:pPr>
        <w:spacing w:after="0"/>
        <w:ind w:left="108"/>
      </w:pPr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13978" w:type="dxa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0E10AE5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/>
            </w:tcBorders>
            <w:shd w:val="clear" w:color="auto" w:fill="5F5F5F"/>
          </w:tcPr>
          <w:p w14:paraId="002548B1" w14:textId="77777777" w:rsidR="00845298" w:rsidRDefault="00845298" w:rsidP="005E06E7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0E10AE5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/>
            </w:tcBorders>
          </w:tcPr>
          <w:p w14:paraId="2664DFEF" w14:textId="77777777" w:rsidR="00845298" w:rsidRDefault="00845298" w:rsidP="005E06E7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/>
            </w:tcBorders>
          </w:tcPr>
          <w:p w14:paraId="06EF9AA3" w14:textId="61AD448A" w:rsidR="00845298" w:rsidRPr="00281D78" w:rsidRDefault="00281D78" w:rsidP="008F0A16">
            <w:pPr>
              <w:pStyle w:val="TableParagraph"/>
              <w:spacing w:before="118"/>
              <w:rPr>
                <w:bCs/>
                <w:sz w:val="24"/>
              </w:rPr>
            </w:pPr>
            <w:r w:rsidRPr="00281D78">
              <w:rPr>
                <w:bCs/>
                <w:sz w:val="24"/>
              </w:rPr>
              <w:t>Engineering</w:t>
            </w:r>
            <w:r w:rsidR="008F0A16">
              <w:rPr>
                <w:bCs/>
                <w:sz w:val="24"/>
              </w:rPr>
              <w:t xml:space="preserve"> </w:t>
            </w:r>
            <w:r w:rsidRPr="00281D78">
              <w:rPr>
                <w:bCs/>
                <w:sz w:val="24"/>
              </w:rPr>
              <w:t>Design and</w:t>
            </w:r>
            <w:r w:rsidR="008F0A16">
              <w:rPr>
                <w:bCs/>
                <w:sz w:val="24"/>
              </w:rPr>
              <w:t xml:space="preserve"> </w:t>
            </w:r>
            <w:r w:rsidRPr="00281D78">
              <w:rPr>
                <w:bCs/>
                <w:sz w:val="24"/>
              </w:rPr>
              <w:t>Innovation Centre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310C0548" w14:textId="77777777" w:rsidR="00845298" w:rsidRDefault="00845298" w:rsidP="005E06E7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3533591F" w14:textId="375DFC1A" w:rsidR="00845298" w:rsidRPr="00C56905" w:rsidRDefault="00C2316E" w:rsidP="00C2316E">
            <w:pPr>
              <w:pStyle w:val="TableParagraph"/>
              <w:spacing w:before="118"/>
              <w:rPr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C56905" w:rsidRPr="00C56905">
              <w:rPr>
                <w:bCs/>
                <w:sz w:val="24"/>
              </w:rPr>
              <w:t>E2A-02-02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0DEEDC6C" w14:textId="77777777" w:rsidR="00845298" w:rsidRDefault="00845298" w:rsidP="005E06E7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/>
            </w:tcBorders>
          </w:tcPr>
          <w:p w14:paraId="1F8ACCC4" w14:textId="108E8821" w:rsidR="00845298" w:rsidRPr="0071743A" w:rsidRDefault="00C2316E" w:rsidP="00C2316E">
            <w:pPr>
              <w:pStyle w:val="TableParagraph"/>
              <w:spacing w:before="118"/>
              <w:rPr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 w:rsidR="0071743A" w:rsidRPr="0071743A">
              <w:rPr>
                <w:bCs/>
                <w:sz w:val="24"/>
              </w:rPr>
              <w:t>iDP</w:t>
            </w:r>
            <w:proofErr w:type="spellEnd"/>
            <w:r w:rsidR="0071743A" w:rsidRPr="0071743A">
              <w:rPr>
                <w:bCs/>
                <w:sz w:val="24"/>
              </w:rPr>
              <w:t xml:space="preserve"> Electronics Workshop</w:t>
            </w:r>
          </w:p>
        </w:tc>
      </w:tr>
      <w:tr w:rsidR="00845298" w14:paraId="5BFC3001" w14:textId="77777777" w:rsidTr="00E10AE5">
        <w:trPr>
          <w:trHeight w:val="558"/>
        </w:trPr>
        <w:tc>
          <w:tcPr>
            <w:tcW w:w="776" w:type="dxa"/>
          </w:tcPr>
          <w:p w14:paraId="2910769E" w14:textId="77777777" w:rsidR="00845298" w:rsidRDefault="00845298" w:rsidP="005E06E7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 w:rsidP="005E06E7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 w:rsidP="005E06E7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0778C4" w14:paraId="5244466C" w14:textId="77777777" w:rsidTr="0054485C">
        <w:trPr>
          <w:trHeight w:val="350"/>
        </w:trPr>
        <w:tc>
          <w:tcPr>
            <w:tcW w:w="776" w:type="dxa"/>
          </w:tcPr>
          <w:p w14:paraId="74CA73DF" w14:textId="3103D748" w:rsidR="000778C4" w:rsidRDefault="000778C4" w:rsidP="000778C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58" w:type="dxa"/>
            <w:gridSpan w:val="2"/>
            <w:vAlign w:val="center"/>
          </w:tcPr>
          <w:p w14:paraId="15CC263A" w14:textId="296F4417" w:rsidR="000778C4" w:rsidRPr="00CD12AD" w:rsidRDefault="000778C4" w:rsidP="000778C4">
            <w:pPr>
              <w:rPr>
                <w:rFonts w:cstheme="minorHAnsi"/>
              </w:rPr>
            </w:pPr>
            <w:r>
              <w:t>Testing of Electrical Components</w:t>
            </w:r>
          </w:p>
        </w:tc>
        <w:tc>
          <w:tcPr>
            <w:tcW w:w="9644" w:type="dxa"/>
            <w:gridSpan w:val="4"/>
          </w:tcPr>
          <w:p w14:paraId="2C93FFE5" w14:textId="77777777" w:rsidR="000778C4" w:rsidRDefault="000778C4" w:rsidP="000778C4">
            <w:pPr>
              <w:pStyle w:val="ListParagraph"/>
              <w:numPr>
                <w:ilvl w:val="0"/>
                <w:numId w:val="6"/>
              </w:numPr>
              <w:spacing w:after="0"/>
              <w:jc w:val="left"/>
            </w:pPr>
            <w:r>
              <w:t>Connect the necessary electrical components (Camera, Processor, together.</w:t>
            </w:r>
          </w:p>
          <w:p w14:paraId="44CCD05A" w14:textId="77777777" w:rsidR="000778C4" w:rsidRDefault="000778C4" w:rsidP="000778C4">
            <w:pPr>
              <w:pStyle w:val="ListParagraph"/>
              <w:numPr>
                <w:ilvl w:val="0"/>
                <w:numId w:val="6"/>
              </w:numPr>
              <w:spacing w:after="0"/>
              <w:jc w:val="left"/>
            </w:pPr>
            <w:r>
              <w:t>Connect power supply to the components.</w:t>
            </w:r>
          </w:p>
          <w:p w14:paraId="730E06E2" w14:textId="77777777" w:rsidR="000778C4" w:rsidRDefault="000778C4" w:rsidP="000778C4">
            <w:pPr>
              <w:pStyle w:val="ListParagraph"/>
              <w:numPr>
                <w:ilvl w:val="0"/>
                <w:numId w:val="6"/>
              </w:numPr>
              <w:spacing w:after="0"/>
              <w:jc w:val="left"/>
            </w:pPr>
            <w:r>
              <w:t>Attach USB from microcontroller to laptop.</w:t>
            </w:r>
          </w:p>
          <w:p w14:paraId="53E34E6B" w14:textId="12982D49" w:rsidR="000778C4" w:rsidRPr="000778C4" w:rsidRDefault="000778C4" w:rsidP="000778C4">
            <w:pPr>
              <w:pStyle w:val="ListParagraph"/>
              <w:numPr>
                <w:ilvl w:val="0"/>
                <w:numId w:val="6"/>
              </w:numPr>
              <w:spacing w:after="0"/>
              <w:jc w:val="left"/>
            </w:pPr>
            <w:r>
              <w:t>Run a test code on microcontroller for each component.</w:t>
            </w:r>
          </w:p>
        </w:tc>
      </w:tr>
      <w:tr w:rsidR="000778C4" w14:paraId="7B91C9E2" w14:textId="77777777" w:rsidTr="0054485C">
        <w:trPr>
          <w:trHeight w:val="349"/>
        </w:trPr>
        <w:tc>
          <w:tcPr>
            <w:tcW w:w="776" w:type="dxa"/>
          </w:tcPr>
          <w:p w14:paraId="204E7820" w14:textId="7B66C2AA" w:rsidR="000778C4" w:rsidRDefault="000778C4" w:rsidP="000778C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58" w:type="dxa"/>
            <w:gridSpan w:val="2"/>
            <w:vAlign w:val="center"/>
          </w:tcPr>
          <w:p w14:paraId="7D6323C3" w14:textId="45F9380B" w:rsidR="000778C4" w:rsidRPr="00CD12AD" w:rsidRDefault="000778C4" w:rsidP="000778C4">
            <w:pPr>
              <w:rPr>
                <w:rFonts w:cstheme="minorHAnsi"/>
              </w:rPr>
            </w:pPr>
            <w:r>
              <w:t>Attaching of Electrical Components to the Test Rig</w:t>
            </w:r>
          </w:p>
        </w:tc>
        <w:tc>
          <w:tcPr>
            <w:tcW w:w="9644" w:type="dxa"/>
            <w:gridSpan w:val="4"/>
          </w:tcPr>
          <w:p w14:paraId="04E7DE0F" w14:textId="77777777" w:rsidR="000778C4" w:rsidRDefault="000778C4" w:rsidP="000778C4">
            <w:pPr>
              <w:pStyle w:val="ListParagraph"/>
              <w:numPr>
                <w:ilvl w:val="0"/>
                <w:numId w:val="7"/>
              </w:numPr>
              <w:spacing w:after="0"/>
              <w:jc w:val="left"/>
            </w:pPr>
            <w:r>
              <w:t>Attach all electrical components onto the test rig.</w:t>
            </w:r>
          </w:p>
          <w:p w14:paraId="5C65412C" w14:textId="77777777" w:rsidR="000778C4" w:rsidRDefault="000778C4" w:rsidP="000778C4">
            <w:pPr>
              <w:pStyle w:val="ListParagraph"/>
              <w:numPr>
                <w:ilvl w:val="0"/>
                <w:numId w:val="7"/>
              </w:numPr>
              <w:spacing w:after="0"/>
              <w:jc w:val="left"/>
            </w:pPr>
            <w:r>
              <w:t>Connect all components together, ensure wires are of appropriate length.</w:t>
            </w:r>
          </w:p>
          <w:p w14:paraId="5F5FDC42" w14:textId="507CBCD6" w:rsidR="000778C4" w:rsidRPr="000778C4" w:rsidRDefault="000778C4" w:rsidP="000778C4">
            <w:pPr>
              <w:pStyle w:val="ListParagraph"/>
              <w:numPr>
                <w:ilvl w:val="0"/>
                <w:numId w:val="7"/>
              </w:numPr>
              <w:spacing w:after="0"/>
              <w:jc w:val="left"/>
            </w:pPr>
            <w:r>
              <w:t xml:space="preserve">Connect to power supply. </w:t>
            </w:r>
          </w:p>
        </w:tc>
      </w:tr>
      <w:tr w:rsidR="000778C4" w14:paraId="49A7EF0A" w14:textId="77777777" w:rsidTr="0054485C">
        <w:trPr>
          <w:trHeight w:val="350"/>
        </w:trPr>
        <w:tc>
          <w:tcPr>
            <w:tcW w:w="776" w:type="dxa"/>
          </w:tcPr>
          <w:p w14:paraId="22FAD140" w14:textId="3046E7F9" w:rsidR="000778C4" w:rsidRPr="00EC3234" w:rsidRDefault="000778C4" w:rsidP="000778C4">
            <w:pPr>
              <w:pStyle w:val="List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3558" w:type="dxa"/>
            <w:gridSpan w:val="2"/>
            <w:vAlign w:val="center"/>
          </w:tcPr>
          <w:p w14:paraId="0B3A3854" w14:textId="0E73A39D" w:rsidR="000778C4" w:rsidRPr="00CD12AD" w:rsidRDefault="000778C4" w:rsidP="000778C4">
            <w:pPr>
              <w:rPr>
                <w:rFonts w:cstheme="minorHAnsi"/>
              </w:rPr>
            </w:pPr>
            <w:r>
              <w:t>Testing of DC Motors, Servo Motors, and Stepper Motors</w:t>
            </w:r>
          </w:p>
        </w:tc>
        <w:tc>
          <w:tcPr>
            <w:tcW w:w="9644" w:type="dxa"/>
            <w:gridSpan w:val="4"/>
          </w:tcPr>
          <w:p w14:paraId="0558720A" w14:textId="77777777" w:rsidR="000778C4" w:rsidRDefault="000778C4" w:rsidP="000778C4">
            <w:pPr>
              <w:pStyle w:val="ListParagraph"/>
              <w:numPr>
                <w:ilvl w:val="0"/>
                <w:numId w:val="8"/>
              </w:numPr>
              <w:spacing w:after="0"/>
              <w:jc w:val="left"/>
            </w:pPr>
            <w:r>
              <w:t>Attach the actuator to the Robotic Arm Holder.</w:t>
            </w:r>
          </w:p>
          <w:p w14:paraId="2D1B9F5C" w14:textId="77777777" w:rsidR="000778C4" w:rsidRDefault="000778C4" w:rsidP="000778C4">
            <w:pPr>
              <w:pStyle w:val="ListParagraph"/>
              <w:numPr>
                <w:ilvl w:val="0"/>
                <w:numId w:val="8"/>
              </w:numPr>
              <w:spacing w:after="0"/>
              <w:jc w:val="left"/>
            </w:pPr>
            <w:r>
              <w:t>Connect actuator to microcontroller.</w:t>
            </w:r>
          </w:p>
          <w:p w14:paraId="17BD48F7" w14:textId="77777777" w:rsidR="000778C4" w:rsidRDefault="000778C4" w:rsidP="000778C4">
            <w:pPr>
              <w:pStyle w:val="ListParagraph"/>
              <w:numPr>
                <w:ilvl w:val="0"/>
                <w:numId w:val="8"/>
              </w:numPr>
              <w:spacing w:after="0"/>
              <w:jc w:val="left"/>
            </w:pPr>
            <w:r>
              <w:t>Adjust speed of the actuator.</w:t>
            </w:r>
          </w:p>
          <w:p w14:paraId="572EA5AF" w14:textId="77777777" w:rsidR="000778C4" w:rsidRDefault="000778C4" w:rsidP="000778C4">
            <w:pPr>
              <w:pStyle w:val="ListParagraph"/>
              <w:numPr>
                <w:ilvl w:val="0"/>
                <w:numId w:val="8"/>
              </w:numPr>
              <w:spacing w:after="0"/>
              <w:jc w:val="left"/>
            </w:pPr>
            <w:r>
              <w:t>Record accuracy and speed of actuator.</w:t>
            </w:r>
          </w:p>
          <w:p w14:paraId="538FAB35" w14:textId="24BBE436" w:rsidR="000778C4" w:rsidRPr="000778C4" w:rsidRDefault="000778C4" w:rsidP="000778C4">
            <w:pPr>
              <w:pStyle w:val="ListParagraph"/>
              <w:numPr>
                <w:ilvl w:val="0"/>
                <w:numId w:val="8"/>
              </w:numPr>
              <w:spacing w:after="0"/>
              <w:jc w:val="left"/>
            </w:pPr>
            <w:r>
              <w:t>Compare and evaluate best performing motor.</w:t>
            </w:r>
          </w:p>
        </w:tc>
      </w:tr>
      <w:tr w:rsidR="000778C4" w14:paraId="75D5D4D5" w14:textId="77777777" w:rsidTr="0054485C">
        <w:trPr>
          <w:trHeight w:val="350"/>
        </w:trPr>
        <w:tc>
          <w:tcPr>
            <w:tcW w:w="776" w:type="dxa"/>
          </w:tcPr>
          <w:p w14:paraId="137ADA67" w14:textId="77777777" w:rsidR="000778C4" w:rsidRPr="00EC3234" w:rsidRDefault="000778C4" w:rsidP="000778C4">
            <w:pPr>
              <w:pStyle w:val="List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3558" w:type="dxa"/>
            <w:gridSpan w:val="2"/>
            <w:vAlign w:val="center"/>
          </w:tcPr>
          <w:p w14:paraId="6B1961DB" w14:textId="286F13A1" w:rsidR="000778C4" w:rsidRPr="00CD12AD" w:rsidRDefault="000778C4" w:rsidP="000778C4">
            <w:pPr>
              <w:rPr>
                <w:rFonts w:cstheme="minorHAnsi"/>
              </w:rPr>
            </w:pPr>
            <w:r>
              <w:t>Testing of Power Consumption</w:t>
            </w:r>
          </w:p>
        </w:tc>
        <w:tc>
          <w:tcPr>
            <w:tcW w:w="9644" w:type="dxa"/>
            <w:gridSpan w:val="4"/>
          </w:tcPr>
          <w:p w14:paraId="7AF93C6C" w14:textId="77777777" w:rsidR="000778C4" w:rsidRDefault="000778C4" w:rsidP="000778C4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jc w:val="left"/>
              <w:rPr>
                <w:lang w:val="en-US"/>
              </w:rPr>
            </w:pPr>
            <w:r w:rsidRPr="00FD6F64">
              <w:rPr>
                <w:lang w:val="en-US"/>
              </w:rPr>
              <w:t>Measure voltage of the battery before and after 30 minutes of use (duration of a training session) with Digital Multi Meter (DMM).</w:t>
            </w:r>
          </w:p>
          <w:p w14:paraId="47CBF07D" w14:textId="3034F71F" w:rsidR="000778C4" w:rsidRPr="000778C4" w:rsidRDefault="000778C4" w:rsidP="000778C4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jc w:val="left"/>
              <w:rPr>
                <w:lang w:val="en-US"/>
              </w:rPr>
            </w:pPr>
            <w:r w:rsidRPr="00FD6F64">
              <w:t>Measure current through the electrical set up with DMM.</w:t>
            </w:r>
            <w:r>
              <w:t xml:space="preserve"> </w:t>
            </w:r>
          </w:p>
        </w:tc>
      </w:tr>
      <w:tr w:rsidR="000778C4" w14:paraId="16119AA6" w14:textId="77777777" w:rsidTr="0054485C">
        <w:trPr>
          <w:trHeight w:val="350"/>
        </w:trPr>
        <w:tc>
          <w:tcPr>
            <w:tcW w:w="776" w:type="dxa"/>
          </w:tcPr>
          <w:p w14:paraId="4A8A23DB" w14:textId="1C54F8B7" w:rsidR="000778C4" w:rsidRDefault="000778C4" w:rsidP="000778C4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  <w:vAlign w:val="center"/>
          </w:tcPr>
          <w:p w14:paraId="308E5E81" w14:textId="56CC6249" w:rsidR="000778C4" w:rsidRPr="00CD12AD" w:rsidRDefault="000778C4" w:rsidP="000778C4">
            <w:pPr>
              <w:rPr>
                <w:rFonts w:cstheme="minorHAnsi"/>
              </w:rPr>
            </w:pPr>
            <w:r>
              <w:rPr>
                <w:rFonts w:cstheme="minorHAnsi"/>
              </w:rPr>
              <w:t>Testing of external</w:t>
            </w:r>
            <w:r w:rsidRPr="00CD12AD">
              <w:rPr>
                <w:rFonts w:cstheme="minorHAnsi"/>
              </w:rPr>
              <w:t xml:space="preserve"> battery</w:t>
            </w:r>
          </w:p>
        </w:tc>
        <w:tc>
          <w:tcPr>
            <w:tcW w:w="9644" w:type="dxa"/>
            <w:gridSpan w:val="4"/>
            <w:vAlign w:val="center"/>
          </w:tcPr>
          <w:p w14:paraId="17E035B2" w14:textId="77777777" w:rsidR="000778C4" w:rsidRPr="000778C4" w:rsidRDefault="000778C4" w:rsidP="000778C4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jc w:val="left"/>
              <w:rPr>
                <w:lang w:val="en-US"/>
              </w:rPr>
            </w:pPr>
            <w:r w:rsidRPr="00FD6F64">
              <w:rPr>
                <w:rFonts w:cstheme="minorHAnsi"/>
              </w:rPr>
              <w:t>Charg</w:t>
            </w:r>
            <w:r>
              <w:rPr>
                <w:rFonts w:cstheme="minorHAnsi"/>
              </w:rPr>
              <w:t>e l</w:t>
            </w:r>
            <w:r w:rsidRPr="00FD6F64">
              <w:rPr>
                <w:rFonts w:cstheme="minorHAnsi"/>
              </w:rPr>
              <w:t>ithium-ion battery.</w:t>
            </w:r>
          </w:p>
          <w:p w14:paraId="60CC3B73" w14:textId="3A3B8168" w:rsidR="000778C4" w:rsidRPr="000778C4" w:rsidRDefault="000778C4" w:rsidP="000778C4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jc w:val="left"/>
              <w:rPr>
                <w:lang w:val="en-US"/>
              </w:rPr>
            </w:pPr>
            <w:r w:rsidRPr="000778C4">
              <w:rPr>
                <w:rFonts w:cstheme="minorHAnsi"/>
              </w:rPr>
              <w:t>Connect battery to system and test if electrical load can be handled.</w:t>
            </w: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Default="00845298">
      <w:pPr>
        <w:spacing w:after="0"/>
        <w:ind w:left="720"/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77777777" w:rsidR="00845298" w:rsidRDefault="00845298">
      <w:pPr>
        <w:spacing w:after="0"/>
        <w:ind w:left="720"/>
      </w:pPr>
    </w:p>
    <w:tbl>
      <w:tblPr>
        <w:tblW w:w="15428" w:type="dxa"/>
        <w:tblInd w:w="-17" w:type="dxa"/>
        <w:tblCellMar>
          <w:top w:w="45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0066735">
        <w:trPr>
          <w:trHeight w:val="538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12EF25F" w14:textId="77777777" w:rsidR="006653E5" w:rsidRDefault="006653E5"/>
        </w:tc>
      </w:tr>
      <w:tr w:rsidR="006C708B" w14:paraId="69713AAE" w14:textId="77777777" w:rsidTr="00066735">
        <w:trPr>
          <w:trHeight w:val="37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337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9755" w14:textId="0940777D" w:rsidR="006C708B" w:rsidRDefault="006C708B" w:rsidP="006C708B">
            <w:r>
              <w:rPr>
                <w:b/>
                <w:sz w:val="24"/>
              </w:rPr>
              <w:t xml:space="preserve"> </w:t>
            </w:r>
            <w:proofErr w:type="spellStart"/>
            <w:r w:rsidRPr="0071743A">
              <w:rPr>
                <w:bCs/>
                <w:sz w:val="24"/>
              </w:rPr>
              <w:t>iDP</w:t>
            </w:r>
            <w:proofErr w:type="spellEnd"/>
            <w:r w:rsidRPr="0071743A">
              <w:rPr>
                <w:bCs/>
                <w:sz w:val="24"/>
              </w:rPr>
              <w:t xml:space="preserve"> Electronics Workshop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1F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6D61" w14:textId="31DE7841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>Connecting all electrical components to test rig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AD8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FYP/Project/Activities </w:t>
            </w:r>
          </w:p>
        </w:tc>
      </w:tr>
      <w:tr w:rsidR="006C708B" w14:paraId="1E5B6C78" w14:textId="77777777" w:rsidTr="00066735">
        <w:trPr>
          <w:trHeight w:val="4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19BA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B95A" w14:textId="00F246D1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Pr="00C56905">
              <w:rPr>
                <w:bCs/>
                <w:sz w:val="24"/>
              </w:rPr>
              <w:t>E2A-02-02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829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E71D" w14:textId="12DD6257" w:rsidR="006C708B" w:rsidRPr="00705E13" w:rsidRDefault="006C708B" w:rsidP="006C708B">
            <w:pPr>
              <w:rPr>
                <w:bCs/>
              </w:rPr>
            </w:pPr>
            <w:r w:rsidRPr="00705E13">
              <w:rPr>
                <w:rFonts w:ascii="Arial" w:eastAsia="Arial" w:hAnsi="Arial" w:cs="Arial"/>
                <w:bCs/>
                <w:sz w:val="20"/>
              </w:rPr>
              <w:t xml:space="preserve"> </w:t>
            </w:r>
            <w:r w:rsidR="00705E13" w:rsidRPr="00705E13">
              <w:rPr>
                <w:rFonts w:ascii="Arial" w:eastAsia="Arial" w:hAnsi="Arial" w:cs="Arial"/>
                <w:bCs/>
                <w:sz w:val="20"/>
              </w:rPr>
              <w:t>Muhammad Zakir Haziq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228B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Name of </w:t>
            </w:r>
          </w:p>
          <w:p w14:paraId="0BFB14A0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307B5" w14:textId="0FED02F2" w:rsidR="006C708B" w:rsidRPr="005E4958" w:rsidRDefault="00CD6FE3" w:rsidP="006C708B">
            <w:pPr>
              <w:rPr>
                <w:bCs/>
              </w:rPr>
            </w:pPr>
            <w:r>
              <w:rPr>
                <w:bCs/>
              </w:rPr>
              <w:t xml:space="preserve">Elliot Law </w:t>
            </w:r>
            <w:r w:rsidR="000E7B4F">
              <w:rPr>
                <w:bCs/>
              </w:rPr>
              <w:t>&amp; Idris Lim</w:t>
            </w:r>
          </w:p>
        </w:tc>
      </w:tr>
      <w:tr w:rsidR="006C708B" w14:paraId="0DE99D24" w14:textId="77777777">
        <w:trPr>
          <w:trHeight w:val="3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689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AF6C" w14:textId="1BEABB90" w:rsidR="006C708B" w:rsidRPr="005E4958" w:rsidRDefault="006C708B" w:rsidP="006C708B">
            <w:pPr>
              <w:rPr>
                <w:bCs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5E4958">
              <w:rPr>
                <w:rFonts w:ascii="Arial" w:eastAsia="Arial" w:hAnsi="Arial" w:cs="Arial"/>
                <w:bCs/>
                <w:sz w:val="20"/>
              </w:rPr>
              <w:t>1</w:t>
            </w:r>
            <w:r w:rsidR="00D65F07">
              <w:rPr>
                <w:rFonts w:ascii="Arial" w:eastAsia="Arial" w:hAnsi="Arial" w:cs="Arial"/>
                <w:bCs/>
                <w:sz w:val="20"/>
              </w:rPr>
              <w:t>8</w:t>
            </w:r>
            <w:r w:rsidR="005E4958" w:rsidRPr="005E4958">
              <w:rPr>
                <w:rFonts w:ascii="Arial" w:eastAsia="Arial" w:hAnsi="Arial" w:cs="Arial"/>
                <w:bCs/>
                <w:sz w:val="20"/>
                <w:vertAlign w:val="superscript"/>
              </w:rPr>
              <w:t>th</w:t>
            </w:r>
            <w:r w:rsidR="005E4958">
              <w:rPr>
                <w:rFonts w:ascii="Arial" w:eastAsia="Arial" w:hAnsi="Arial" w:cs="Arial"/>
                <w:bCs/>
                <w:sz w:val="20"/>
              </w:rPr>
              <w:t xml:space="preserve"> April 2024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B148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5D221" w14:textId="379B3CD6" w:rsidR="006C708B" w:rsidRPr="00A50A3A" w:rsidRDefault="00627FED" w:rsidP="006C708B">
            <w:pPr>
              <w:rPr>
                <w:bCs/>
              </w:rPr>
            </w:pPr>
            <w:r>
              <w:rPr>
                <w:bCs/>
              </w:rPr>
              <w:t>1</w:t>
            </w:r>
            <w:r w:rsidR="00D65F07">
              <w:rPr>
                <w:bCs/>
              </w:rPr>
              <w:t>8</w:t>
            </w:r>
            <w:r w:rsidRPr="00627FED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April 2027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2AED97" w14:textId="381CA967" w:rsidR="006C708B" w:rsidRPr="00627FED" w:rsidRDefault="006C708B" w:rsidP="006C708B">
            <w:r w:rsidRPr="00693EB7">
              <w:rPr>
                <w:b/>
                <w:bCs/>
              </w:rPr>
              <w:t>Doc no.</w:t>
            </w:r>
            <w:r w:rsidR="00627FED">
              <w:rPr>
                <w:b/>
                <w:bCs/>
              </w:rPr>
              <w:t xml:space="preserve"> </w:t>
            </w:r>
            <w:r w:rsidR="007A0B82">
              <w:t>RA/EG3301R/</w:t>
            </w:r>
            <w:r w:rsidR="007A0B82" w:rsidRPr="00885D23">
              <w:t>IS305</w:t>
            </w:r>
            <w:r w:rsidR="007A0B82">
              <w:t>/2024-</w:t>
            </w:r>
            <w:r w:rsidR="00DA4C3C">
              <w:t>2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606"/>
        <w:gridCol w:w="1832"/>
        <w:gridCol w:w="1974"/>
        <w:gridCol w:w="1978"/>
        <w:gridCol w:w="1977"/>
        <w:gridCol w:w="520"/>
        <w:gridCol w:w="539"/>
        <w:gridCol w:w="540"/>
        <w:gridCol w:w="1617"/>
        <w:gridCol w:w="539"/>
        <w:gridCol w:w="539"/>
        <w:gridCol w:w="540"/>
        <w:gridCol w:w="1155"/>
        <w:gridCol w:w="1144"/>
      </w:tblGrid>
      <w:tr w:rsidR="006641B0" w14:paraId="1BB6EFB4" w14:textId="77777777" w:rsidTr="00F61C10">
        <w:trPr>
          <w:trHeight w:val="343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26BA0BDB" w14:textId="77777777" w:rsidR="006653E5" w:rsidRDefault="006653E5"/>
        </w:tc>
        <w:tc>
          <w:tcPr>
            <w:tcW w:w="3806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  <w:vAlign w:val="bottom"/>
          </w:tcPr>
          <w:p w14:paraId="4A65A7A0" w14:textId="3CCE973D" w:rsidR="006653E5" w:rsidRDefault="004B5C56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1. Hazard Identificatio</w:t>
            </w:r>
            <w:r w:rsidR="00E60CDF">
              <w:rPr>
                <w:rFonts w:ascii="Arial" w:eastAsia="Arial" w:hAnsi="Arial" w:cs="Arial"/>
                <w:b/>
                <w:color w:val="FFFFFF"/>
                <w:sz w:val="24"/>
              </w:rPr>
              <w:t>n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06060"/>
            <w:vAlign w:val="bottom"/>
          </w:tcPr>
          <w:p w14:paraId="38DC8183" w14:textId="13100620" w:rsidR="006653E5" w:rsidRDefault="004B5C56">
            <w:pPr>
              <w:ind w:left="-4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7E615700" w14:textId="77777777" w:rsidR="006653E5" w:rsidRDefault="006653E5"/>
        </w:tc>
        <w:tc>
          <w:tcPr>
            <w:tcW w:w="5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7753A816" w14:textId="77777777" w:rsidR="006653E5" w:rsidRDefault="006653E5"/>
        </w:tc>
        <w:tc>
          <w:tcPr>
            <w:tcW w:w="3774" w:type="dxa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  <w:vAlign w:val="bottom"/>
          </w:tcPr>
          <w:p w14:paraId="5F645564" w14:textId="77777777" w:rsidR="006653E5" w:rsidRDefault="004B5C56">
            <w:pPr>
              <w:ind w:right="68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272CD1D8" w14:textId="77777777" w:rsidR="006653E5" w:rsidRDefault="006653E5"/>
        </w:tc>
        <w:tc>
          <w:tcPr>
            <w:tcW w:w="115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7D7B1040" w14:textId="77777777" w:rsidR="006653E5" w:rsidRDefault="006653E5"/>
        </w:tc>
        <w:tc>
          <w:tcPr>
            <w:tcW w:w="114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06060"/>
          </w:tcPr>
          <w:p w14:paraId="752B5DB5" w14:textId="77777777" w:rsidR="006653E5" w:rsidRDefault="006653E5"/>
        </w:tc>
      </w:tr>
      <w:tr w:rsidR="006653E5" w14:paraId="68783097" w14:textId="77777777" w:rsidTr="00F34B62">
        <w:trPr>
          <w:trHeight w:val="777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16851C" w14:textId="77777777" w:rsidR="006653E5" w:rsidRDefault="004B5C56">
            <w:pPr>
              <w:ind w:left="13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</w:t>
            </w:r>
          </w:p>
        </w:tc>
        <w:tc>
          <w:tcPr>
            <w:tcW w:w="18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FD7044" w14:textId="77777777" w:rsidR="006653E5" w:rsidRDefault="004B5C56">
            <w:pPr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Task </w:t>
            </w:r>
          </w:p>
        </w:tc>
        <w:tc>
          <w:tcPr>
            <w:tcW w:w="1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BC8CC86" w14:textId="77777777" w:rsidR="006653E5" w:rsidRDefault="004B5C56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Hazards 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5B1934" w14:textId="77777777" w:rsidR="006653E5" w:rsidRDefault="004B5C56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Possible Consequences 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E2C8A4" w14:textId="77777777" w:rsidR="006653E5" w:rsidRDefault="004B5C56" w:rsidP="00CE5F83">
            <w:pPr>
              <w:spacing w:after="0"/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Existing Risk </w:t>
            </w:r>
          </w:p>
          <w:p w14:paraId="3D3812DF" w14:textId="77777777" w:rsidR="006653E5" w:rsidRDefault="004B5C56" w:rsidP="00CE5F83">
            <w:pPr>
              <w:spacing w:after="0"/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Control </w:t>
            </w:r>
          </w:p>
          <w:p w14:paraId="2B38BFF1" w14:textId="77777777" w:rsidR="006653E5" w:rsidRDefault="004B5C56" w:rsidP="00CE5F83">
            <w:pPr>
              <w:spacing w:after="0"/>
              <w:ind w:lef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if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any) </w:t>
            </w:r>
          </w:p>
        </w:tc>
        <w:tc>
          <w:tcPr>
            <w:tcW w:w="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284C9B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0F97CD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3F3D82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277A3E" w14:textId="77777777" w:rsidR="006653E5" w:rsidRDefault="004B5C56" w:rsidP="00CE5F83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Additional / </w:t>
            </w:r>
          </w:p>
          <w:p w14:paraId="43898A71" w14:textId="77777777" w:rsidR="006653E5" w:rsidRDefault="004B5C56" w:rsidP="00CE5F83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Risk Control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90FCCD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3EFF97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E029C1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ED284" w14:textId="77777777" w:rsidR="006653E5" w:rsidRDefault="004B5C56">
            <w:pPr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>Action By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CEE01B" w14:textId="77777777" w:rsidR="006653E5" w:rsidRDefault="004B5C56">
            <w:pPr>
              <w:ind w:left="156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Deadline </w:t>
            </w:r>
          </w:p>
        </w:tc>
      </w:tr>
      <w:tr w:rsidR="00F61C10" w14:paraId="06F942C1" w14:textId="77777777" w:rsidTr="00F34B62">
        <w:trPr>
          <w:trHeight w:val="422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ED0751" w14:textId="31C53556" w:rsidR="00F61C10" w:rsidRDefault="00F61C10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83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513E8EEF" w14:textId="38C3F7D1" w:rsidR="00F61C10" w:rsidRDefault="00F61C10" w:rsidP="00F34B62">
            <w:pPr>
              <w:jc w:val="center"/>
            </w:pPr>
            <w:r>
              <w:t xml:space="preserve">Connecting </w:t>
            </w:r>
            <w:r w:rsidR="00CD42C2">
              <w:t xml:space="preserve">and testing </w:t>
            </w:r>
            <w:r>
              <w:t>the electrical components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E3EDD" w14:textId="12439506" w:rsidR="00F61C10" w:rsidRDefault="00F34F1D" w:rsidP="00F34B62">
            <w:pPr>
              <w:jc w:val="center"/>
            </w:pPr>
            <w:r>
              <w:t>Exposed wiring/contacts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BE8E89" w14:textId="71DBD36B" w:rsidR="00F61C10" w:rsidRDefault="00F61C10" w:rsidP="00F34B62">
            <w:pPr>
              <w:jc w:val="center"/>
            </w:pPr>
            <w:r>
              <w:t>Electrical shock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CB55D7" w14:textId="16FA7BEE" w:rsidR="00F61C10" w:rsidRDefault="00F61C10" w:rsidP="00254A12">
            <w:pPr>
              <w:jc w:val="left"/>
            </w:pPr>
            <w:r>
              <w:t>-Ensure power plugs and cables are well insulated before switching on.</w:t>
            </w:r>
          </w:p>
          <w:p w14:paraId="56A5C884" w14:textId="0BBB0222" w:rsidR="00CD42C2" w:rsidRDefault="00CD42C2" w:rsidP="00254A12">
            <w:pPr>
              <w:jc w:val="left"/>
            </w:pPr>
            <w:r>
              <w:t xml:space="preserve">-Ensure power is turned off when working on </w:t>
            </w:r>
            <w:r w:rsidR="00FF7501">
              <w:t>the circuit.</w:t>
            </w:r>
          </w:p>
          <w:p w14:paraId="6C6EE6F9" w14:textId="17C6C13D" w:rsidR="00F61C10" w:rsidRDefault="00F61C10" w:rsidP="00254A12">
            <w:pPr>
              <w:jc w:val="left"/>
            </w:pPr>
            <w:r>
              <w:t>-Wear insulated gloves and shoes prior to working with electrical components (PPE).</w:t>
            </w:r>
          </w:p>
        </w:tc>
        <w:tc>
          <w:tcPr>
            <w:tcW w:w="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9FCA0D" w14:textId="7714A444" w:rsidR="00F61C10" w:rsidRDefault="00F61C10" w:rsidP="001F0E43">
            <w:r>
              <w:rPr>
                <w:sz w:val="20"/>
              </w:rPr>
              <w:t xml:space="preserve">1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74EA2" w14:textId="6DEEB671" w:rsidR="00F61C10" w:rsidRDefault="00F61C10" w:rsidP="001F0E43">
            <w:r>
              <w:rPr>
                <w:sz w:val="20"/>
              </w:rPr>
              <w:t xml:space="preserve">1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064B6" w14:textId="79DA030F" w:rsidR="00F61C10" w:rsidRDefault="00F61C10" w:rsidP="001F0E43">
            <w:r>
              <w:rPr>
                <w:sz w:val="20"/>
              </w:rPr>
              <w:t xml:space="preserve">1 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45502" w14:textId="77777777" w:rsidR="00F61C10" w:rsidRDefault="00F61C10" w:rsidP="001F0E43">
            <w:r>
              <w:rPr>
                <w:sz w:val="20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E2516" w14:textId="77777777" w:rsidR="00F61C10" w:rsidRDefault="00F61C10" w:rsidP="001F0E43">
            <w:r>
              <w:rPr>
                <w:sz w:val="20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31A478" w14:textId="77777777" w:rsidR="00F61C10" w:rsidRDefault="00F61C10" w:rsidP="001F0E43">
            <w:r>
              <w:rPr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7F6384" w14:textId="77777777" w:rsidR="00F61C10" w:rsidRDefault="00F61C10" w:rsidP="001F0E43">
            <w:r>
              <w:rPr>
                <w:sz w:val="20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98336" w14:textId="77777777" w:rsidR="00F61C10" w:rsidRDefault="00F61C10" w:rsidP="001F0E43">
            <w:r>
              <w:rPr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B9AA9" w14:textId="77777777" w:rsidR="00F61C10" w:rsidRDefault="00F61C10" w:rsidP="001F0E43">
            <w:r>
              <w:rPr>
                <w:sz w:val="24"/>
              </w:rPr>
              <w:t xml:space="preserve"> </w:t>
            </w:r>
          </w:p>
        </w:tc>
      </w:tr>
      <w:tr w:rsidR="00F61C10" w14:paraId="19BD9C39" w14:textId="77777777" w:rsidTr="00F34B62">
        <w:trPr>
          <w:trHeight w:val="422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65D179" w14:textId="77777777" w:rsidR="00F61C10" w:rsidRDefault="00F61C10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832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762207D0" w14:textId="77777777" w:rsidR="00F61C10" w:rsidRDefault="00F61C10" w:rsidP="00F34B62">
            <w:pPr>
              <w:jc w:val="center"/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B651" w14:textId="0D74B9C8" w:rsidR="00F61C10" w:rsidRDefault="00F34F1D" w:rsidP="00F34B62">
            <w:pPr>
              <w:jc w:val="center"/>
            </w:pPr>
            <w:r>
              <w:t xml:space="preserve">Overheating of </w:t>
            </w:r>
            <w:r w:rsidR="00042A26">
              <w:t>electrical components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690FBA" w14:textId="012EFCA9" w:rsidR="00F61C10" w:rsidRDefault="00F61C10" w:rsidP="00F34B62">
            <w:pPr>
              <w:jc w:val="center"/>
            </w:pPr>
            <w:r>
              <w:t>Electrical Fire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8E3F26" w14:textId="4D2F47E3" w:rsidR="00F61C10" w:rsidRDefault="00F61C10" w:rsidP="00254A12">
            <w:pPr>
              <w:jc w:val="left"/>
            </w:pPr>
            <w:r>
              <w:t>-Ensure circuitry are done properly and check for any short circuits prior to turning on the power.</w:t>
            </w:r>
          </w:p>
          <w:p w14:paraId="568D254A" w14:textId="430B8D86" w:rsidR="00F61C10" w:rsidRDefault="00F61C10" w:rsidP="00254A12">
            <w:pPr>
              <w:jc w:val="left"/>
            </w:pPr>
            <w:r>
              <w:t xml:space="preserve">-Keep safe distance from components </w:t>
            </w:r>
            <w:r>
              <w:lastRenderedPageBreak/>
              <w:t>prior to turning them on.</w:t>
            </w:r>
          </w:p>
        </w:tc>
        <w:tc>
          <w:tcPr>
            <w:tcW w:w="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DC7619" w14:textId="347C23CE" w:rsidR="00F61C10" w:rsidRDefault="0036464A" w:rsidP="001F0E43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ABA4B4" w14:textId="7F6175C2" w:rsidR="00F61C10" w:rsidRDefault="0036464A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DA5E8A" w14:textId="6CA1D44E" w:rsidR="00F61C10" w:rsidRDefault="0036464A" w:rsidP="001F0E43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9A31C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32DE3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4003B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29BC10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1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209518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4870C" w14:textId="77777777" w:rsidR="00F61C10" w:rsidRDefault="00F61C10" w:rsidP="001F0E43">
            <w:pPr>
              <w:rPr>
                <w:sz w:val="24"/>
              </w:rPr>
            </w:pPr>
          </w:p>
        </w:tc>
      </w:tr>
      <w:tr w:rsidR="00F61C10" w14:paraId="6F392AD4" w14:textId="77777777" w:rsidTr="00F34B62">
        <w:trPr>
          <w:trHeight w:val="422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128663" w14:textId="77777777" w:rsidR="00F61C10" w:rsidRDefault="00F61C10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83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2BA7C39" w14:textId="77777777" w:rsidR="00F61C10" w:rsidRDefault="00F61C10" w:rsidP="00F34B62">
            <w:pPr>
              <w:jc w:val="center"/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8514" w14:textId="0E23B456" w:rsidR="00F61C10" w:rsidRDefault="00042A26" w:rsidP="00F34B62">
            <w:pPr>
              <w:jc w:val="center"/>
            </w:pPr>
            <w:r>
              <w:t>Accidental touching of hot electrical components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CA1918" w14:textId="338EF650" w:rsidR="00F61C10" w:rsidRDefault="00F61C10" w:rsidP="00F34B62">
            <w:pPr>
              <w:jc w:val="center"/>
            </w:pPr>
            <w:r>
              <w:t>Burns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43396" w14:textId="77777777" w:rsidR="00F61C10" w:rsidRDefault="00F61C10" w:rsidP="00254A12">
            <w:pPr>
              <w:jc w:val="left"/>
            </w:pPr>
            <w:r>
              <w:t>-Slowly increase power flowing into the circuit. Do not overload the circuit, causing the components to overheat.</w:t>
            </w:r>
          </w:p>
          <w:p w14:paraId="4829E887" w14:textId="756BFB72" w:rsidR="00A346EF" w:rsidRDefault="00A346EF" w:rsidP="00254A12">
            <w:pPr>
              <w:jc w:val="left"/>
            </w:pPr>
            <w:r>
              <w:t>-Let components cool down before handling them.</w:t>
            </w:r>
          </w:p>
          <w:p w14:paraId="7F319CD5" w14:textId="2ABA67A6" w:rsidR="00F61C10" w:rsidRDefault="00F61C10" w:rsidP="00254A12">
            <w:pPr>
              <w:jc w:val="left"/>
            </w:pPr>
            <w:r>
              <w:t>-Wear insulated and heat protective gloves (PPE).</w:t>
            </w:r>
          </w:p>
        </w:tc>
        <w:tc>
          <w:tcPr>
            <w:tcW w:w="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5AA5E5" w14:textId="7A578813" w:rsidR="00F61C10" w:rsidRDefault="0036464A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9B0841" w14:textId="0B0C3F16" w:rsidR="00F61C10" w:rsidRDefault="0036464A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9852B9" w14:textId="6FDCDDF8" w:rsidR="00F61C10" w:rsidRDefault="0036464A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A4405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00523A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5F4FD0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85C91D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1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11C41" w14:textId="77777777" w:rsidR="00F61C10" w:rsidRDefault="00F61C10" w:rsidP="001F0E43">
            <w:pPr>
              <w:rPr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259E5C" w14:textId="77777777" w:rsidR="00F61C10" w:rsidRDefault="00F61C10" w:rsidP="001F0E43">
            <w:pPr>
              <w:rPr>
                <w:sz w:val="24"/>
              </w:rPr>
            </w:pPr>
          </w:p>
        </w:tc>
      </w:tr>
      <w:tr w:rsidR="00466056" w14:paraId="30A06C15" w14:textId="77777777" w:rsidTr="00F34B62">
        <w:trPr>
          <w:trHeight w:val="425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2953F" w14:textId="5AE2BFB5" w:rsidR="00466056" w:rsidRPr="00C54E0D" w:rsidRDefault="00466056" w:rsidP="0015662F">
            <w:pPr>
              <w:ind w:left="98"/>
              <w:jc w:val="center"/>
              <w:rPr>
                <w:rFonts w:cstheme="minorHAnsi"/>
              </w:rPr>
            </w:pPr>
            <w:r w:rsidRPr="00C54E0D">
              <w:rPr>
                <w:rFonts w:eastAsia="Arial" w:cstheme="minorHAnsi"/>
              </w:rPr>
              <w:t xml:space="preserve"> 2</w:t>
            </w:r>
          </w:p>
        </w:tc>
        <w:tc>
          <w:tcPr>
            <w:tcW w:w="183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A44F07" w14:textId="34E011DD" w:rsidR="00466056" w:rsidRPr="00C54E0D" w:rsidRDefault="00466056" w:rsidP="00F34B62">
            <w:pPr>
              <w:jc w:val="center"/>
              <w:rPr>
                <w:rFonts w:cstheme="minorHAnsi"/>
              </w:rPr>
            </w:pPr>
            <w:r w:rsidRPr="00C54E0D">
              <w:rPr>
                <w:rFonts w:cstheme="minorHAnsi"/>
              </w:rPr>
              <w:t>Testing of robotic movement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78A1C6" w14:textId="030EF167" w:rsidR="00466056" w:rsidRPr="00C54E0D" w:rsidRDefault="00466056" w:rsidP="00F34B62">
            <w:pPr>
              <w:jc w:val="center"/>
              <w:rPr>
                <w:rFonts w:cstheme="minorHAnsi"/>
              </w:rPr>
            </w:pPr>
            <w:r w:rsidRPr="00C54E0D">
              <w:rPr>
                <w:rFonts w:cstheme="minorHAnsi"/>
              </w:rPr>
              <w:t>Robot going out of control and crashing into objects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E307C9" w14:textId="6D05B304" w:rsidR="00466056" w:rsidRPr="00C54E0D" w:rsidRDefault="00466056" w:rsidP="00F34B62">
            <w:pPr>
              <w:jc w:val="center"/>
              <w:rPr>
                <w:rFonts w:cstheme="minorHAnsi"/>
              </w:rPr>
            </w:pPr>
            <w:r w:rsidRPr="00C54E0D">
              <w:rPr>
                <w:rFonts w:cstheme="minorHAnsi"/>
              </w:rPr>
              <w:t>Injuries to human and properties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F815EA" w14:textId="39EF98E5" w:rsidR="00466056" w:rsidRDefault="00466056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-</w:t>
            </w:r>
            <w:r w:rsidRPr="321ABB2A">
              <w:rPr>
                <w:rFonts w:cstheme="minorBidi"/>
              </w:rPr>
              <w:t>Test in open area and have protocols in place to turn off the robot</w:t>
            </w:r>
            <w:r>
              <w:rPr>
                <w:rFonts w:cstheme="minorBidi"/>
              </w:rPr>
              <w:t>.</w:t>
            </w:r>
          </w:p>
          <w:p w14:paraId="47D99BCE" w14:textId="24911A25" w:rsidR="00466056" w:rsidRDefault="00466056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-Always test with two people are more, with the person not testing standing-by to turn the robot off in case of loss of control.</w:t>
            </w:r>
          </w:p>
          <w:p w14:paraId="4FAEA893" w14:textId="130CF18D" w:rsidR="00466056" w:rsidRPr="00C54E0D" w:rsidRDefault="00466056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-Have an easily accessible e-stop button to disable the robot immediately.</w:t>
            </w:r>
          </w:p>
        </w:tc>
        <w:tc>
          <w:tcPr>
            <w:tcW w:w="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85E14C" w14:textId="0532669C" w:rsidR="00466056" w:rsidRDefault="00466056" w:rsidP="001F0E43">
            <w:r>
              <w:rPr>
                <w:sz w:val="20"/>
              </w:rPr>
              <w:t xml:space="preserve"> 2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210EE7" w14:textId="7997285D" w:rsidR="00466056" w:rsidRDefault="00466056" w:rsidP="001F0E43">
            <w:r>
              <w:rPr>
                <w:sz w:val="20"/>
              </w:rPr>
              <w:t xml:space="preserve"> 1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459C24" w14:textId="36F472BE" w:rsidR="00466056" w:rsidRDefault="00466056" w:rsidP="001F0E43">
            <w:r>
              <w:rPr>
                <w:sz w:val="20"/>
              </w:rPr>
              <w:t xml:space="preserve"> 2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840465" w14:textId="77777777" w:rsidR="00466056" w:rsidRDefault="00466056" w:rsidP="001F0E43">
            <w:r>
              <w:rPr>
                <w:sz w:val="20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A95F25" w14:textId="77777777" w:rsidR="00466056" w:rsidRDefault="00466056" w:rsidP="001F0E43">
            <w:r>
              <w:rPr>
                <w:sz w:val="20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B40115" w14:textId="77777777" w:rsidR="00466056" w:rsidRDefault="00466056" w:rsidP="001F0E43">
            <w:r>
              <w:rPr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9A5907" w14:textId="77777777" w:rsidR="00466056" w:rsidRDefault="00466056" w:rsidP="001F0E43">
            <w:r>
              <w:rPr>
                <w:sz w:val="20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5FF37" w14:textId="77777777" w:rsidR="00466056" w:rsidRDefault="00466056" w:rsidP="001F0E43">
            <w:r>
              <w:rPr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CB81F" w14:textId="77777777" w:rsidR="00466056" w:rsidRDefault="00466056" w:rsidP="001F0E43">
            <w:r>
              <w:rPr>
                <w:sz w:val="24"/>
              </w:rPr>
              <w:t xml:space="preserve"> </w:t>
            </w:r>
          </w:p>
        </w:tc>
      </w:tr>
      <w:tr w:rsidR="00466056" w14:paraId="2AAD47D2" w14:textId="77777777" w:rsidTr="00A30B57">
        <w:trPr>
          <w:trHeight w:val="425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ADC617" w14:textId="77777777" w:rsidR="00466056" w:rsidRPr="00C54E0D" w:rsidRDefault="00466056" w:rsidP="0015662F">
            <w:pPr>
              <w:ind w:left="98"/>
              <w:jc w:val="center"/>
              <w:rPr>
                <w:rFonts w:eastAsia="Arial" w:cstheme="minorHAnsi"/>
              </w:rPr>
            </w:pPr>
          </w:p>
        </w:tc>
        <w:tc>
          <w:tcPr>
            <w:tcW w:w="1832" w:type="dxa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A9544C2" w14:textId="77777777" w:rsidR="00466056" w:rsidRPr="00C54E0D" w:rsidRDefault="00466056" w:rsidP="00F34B62">
            <w:pPr>
              <w:jc w:val="center"/>
              <w:rPr>
                <w:rFonts w:cstheme="minorHAnsi"/>
              </w:rPr>
            </w:pPr>
          </w:p>
        </w:tc>
        <w:tc>
          <w:tcPr>
            <w:tcW w:w="1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7BAF9A" w14:textId="0B88FDFC" w:rsidR="00466056" w:rsidRPr="00C54E0D" w:rsidRDefault="00466056" w:rsidP="00F34B6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Wiring getting tangled up with the wheels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0C7ACA" w14:textId="5B603F3A" w:rsidR="00466056" w:rsidRPr="00C54E0D" w:rsidRDefault="00466056" w:rsidP="00F34B6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Damage to robot and equipment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72D670" w14:textId="77777777" w:rsidR="00466056" w:rsidRDefault="00466056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-Ensure wiring is done neatly and wire management is done properly.</w:t>
            </w:r>
          </w:p>
          <w:p w14:paraId="70CF7B09" w14:textId="7F90421F" w:rsidR="00466056" w:rsidRDefault="00466056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lastRenderedPageBreak/>
              <w:t>-Stand-by on e-stop if wires are observed to tangle.</w:t>
            </w:r>
          </w:p>
        </w:tc>
        <w:tc>
          <w:tcPr>
            <w:tcW w:w="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AFF86F" w14:textId="3FEB9F9A" w:rsidR="00466056" w:rsidRDefault="001E35EC" w:rsidP="001F0E43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AB762" w14:textId="4D569F07" w:rsidR="00466056" w:rsidRDefault="001E35EC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B9E425" w14:textId="0F1F9F58" w:rsidR="00466056" w:rsidRDefault="001E35EC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24C77" w14:textId="77777777" w:rsidR="00466056" w:rsidRDefault="00466056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C2FB9" w14:textId="77777777" w:rsidR="00466056" w:rsidRDefault="00466056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F9269" w14:textId="77777777" w:rsidR="00466056" w:rsidRDefault="00466056" w:rsidP="001F0E43">
            <w:pPr>
              <w:rPr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D0CDEB" w14:textId="77777777" w:rsidR="00466056" w:rsidRDefault="00466056" w:rsidP="001F0E43">
            <w:pPr>
              <w:rPr>
                <w:sz w:val="20"/>
              </w:rPr>
            </w:pPr>
          </w:p>
        </w:tc>
        <w:tc>
          <w:tcPr>
            <w:tcW w:w="1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868F2" w14:textId="77777777" w:rsidR="00466056" w:rsidRDefault="00466056" w:rsidP="001F0E43">
            <w:pPr>
              <w:rPr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5EC4B7" w14:textId="77777777" w:rsidR="00466056" w:rsidRDefault="00466056" w:rsidP="001F0E43">
            <w:pPr>
              <w:rPr>
                <w:sz w:val="24"/>
              </w:rPr>
            </w:pPr>
          </w:p>
        </w:tc>
      </w:tr>
      <w:tr w:rsidR="00A30B57" w14:paraId="316DB4B6" w14:textId="77777777" w:rsidTr="00F76E5B">
        <w:trPr>
          <w:trHeight w:val="425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B8CB25C" w14:textId="0C76E0C0" w:rsidR="00A30B57" w:rsidRPr="00C54E0D" w:rsidRDefault="00F76E5B" w:rsidP="00F76E5B">
            <w:pPr>
              <w:ind w:left="98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3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66E3" w14:textId="06DAA24A" w:rsidR="00A30B57" w:rsidRPr="00C54E0D" w:rsidRDefault="00D21998" w:rsidP="00F34B6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Testing of DC Motors, Servo Motors, and Stepper Motors</w:t>
            </w:r>
          </w:p>
        </w:tc>
        <w:tc>
          <w:tcPr>
            <w:tcW w:w="197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AEE8DC" w14:textId="7DE9367B" w:rsidR="00A30B57" w:rsidRDefault="00C60A28" w:rsidP="00F34B6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Rotating Parts</w:t>
            </w:r>
          </w:p>
        </w:tc>
        <w:tc>
          <w:tcPr>
            <w:tcW w:w="1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2803F5" w14:textId="6DCBCDC1" w:rsidR="00A30B57" w:rsidRDefault="00C60A28" w:rsidP="00F34B6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Entanglements, cuts, or abrasions in case of contact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169570" w14:textId="4CD6671C" w:rsidR="00A30B57" w:rsidRDefault="002920BD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-Tie up loose hair before working with motors.</w:t>
            </w:r>
          </w:p>
          <w:p w14:paraId="7B81ACE4" w14:textId="77777777" w:rsidR="002920BD" w:rsidRDefault="002920BD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-Wear protective gloves (PPE).</w:t>
            </w:r>
          </w:p>
          <w:p w14:paraId="712CA525" w14:textId="45B63CB2" w:rsidR="00443304" w:rsidRDefault="00443304" w:rsidP="00254A12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 xml:space="preserve">-Have an enclosure around moving part to prevent accidental contact. </w:t>
            </w:r>
          </w:p>
        </w:tc>
        <w:tc>
          <w:tcPr>
            <w:tcW w:w="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85FCC" w14:textId="583E7B35" w:rsidR="00A30B57" w:rsidRDefault="002920BD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0FE98E" w14:textId="70097884" w:rsidR="00A30B57" w:rsidRDefault="002920BD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7FBB42" w14:textId="36615F1B" w:rsidR="00A30B57" w:rsidRDefault="002920BD" w:rsidP="001F0E4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3FC88B" w14:textId="77777777" w:rsidR="00A30B57" w:rsidRDefault="00A30B57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FD2FD3" w14:textId="77777777" w:rsidR="00A30B57" w:rsidRDefault="00A30B57" w:rsidP="001F0E43">
            <w:pPr>
              <w:rPr>
                <w:sz w:val="20"/>
              </w:rPr>
            </w:pPr>
          </w:p>
        </w:tc>
        <w:tc>
          <w:tcPr>
            <w:tcW w:w="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207564" w14:textId="77777777" w:rsidR="00A30B57" w:rsidRDefault="00A30B57" w:rsidP="001F0E43">
            <w:pPr>
              <w:rPr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443898" w14:textId="77777777" w:rsidR="00A30B57" w:rsidRDefault="00A30B57" w:rsidP="001F0E43">
            <w:pPr>
              <w:rPr>
                <w:sz w:val="20"/>
              </w:rPr>
            </w:pPr>
          </w:p>
        </w:tc>
        <w:tc>
          <w:tcPr>
            <w:tcW w:w="1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C130F" w14:textId="77777777" w:rsidR="00A30B57" w:rsidRDefault="00A30B57" w:rsidP="001F0E43">
            <w:pPr>
              <w:rPr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3F93F" w14:textId="77777777" w:rsidR="00A30B57" w:rsidRDefault="00A30B57" w:rsidP="001F0E43">
            <w:pPr>
              <w:rPr>
                <w:sz w:val="24"/>
              </w:rPr>
            </w:pPr>
          </w:p>
        </w:tc>
      </w:tr>
    </w:tbl>
    <w:p w14:paraId="5497D309" w14:textId="77777777" w:rsidR="00112B25" w:rsidRDefault="00112B25">
      <w:pPr>
        <w:spacing w:after="0"/>
        <w:rPr>
          <w:sz w:val="24"/>
        </w:rPr>
      </w:pPr>
    </w:p>
    <w:tbl>
      <w:tblPr>
        <w:tblStyle w:val="TableGrid1"/>
        <w:tblW w:w="15489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775"/>
        <w:gridCol w:w="2244"/>
        <w:gridCol w:w="1793"/>
        <w:gridCol w:w="3405"/>
        <w:gridCol w:w="2139"/>
        <w:gridCol w:w="2133"/>
      </w:tblGrid>
      <w:tr w:rsidR="00B37104" w14:paraId="6E791294" w14:textId="77777777" w:rsidTr="003A72FC">
        <w:trPr>
          <w:trHeight w:val="370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D1F2B" w14:textId="77777777" w:rsidR="00B37104" w:rsidRDefault="00B37104" w:rsidP="00B37104">
            <w:r>
              <w:rPr>
                <w:rFonts w:ascii="Arial" w:eastAsia="Arial" w:hAnsi="Arial" w:cs="Arial"/>
                <w:b/>
                <w:sz w:val="20"/>
              </w:rPr>
              <w:t xml:space="preserve">Conducted by: (Name, designation) 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17FC6" w14:textId="77777777" w:rsidR="00B37104" w:rsidRDefault="00B37104" w:rsidP="00B371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Muhammad </w:t>
            </w:r>
            <w:r>
              <w:rPr>
                <w:rFonts w:ascii="Arial" w:eastAsia="Arial" w:hAnsi="Arial" w:cs="Arial"/>
                <w:sz w:val="20"/>
                <w:szCs w:val="20"/>
              </w:rPr>
              <w:t>Zakir Haziq</w:t>
            </w:r>
            <w:ins w:id="0" w:author="Microsoft Word" w:date="2024-04-09T17:40:00Z">
              <w:r>
                <w:rPr>
                  <w:rFonts w:ascii="Arial" w:eastAsia="Arial" w:hAnsi="Arial" w:cs="Arial"/>
                  <w:sz w:val="20"/>
                </w:rPr>
                <w:t xml:space="preserve"> </w:t>
              </w:r>
            </w:ins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BFAFE2" w14:textId="77777777" w:rsidR="00B37104" w:rsidRDefault="00B37104" w:rsidP="00B37104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B72F4" w14:textId="77777777" w:rsidR="00B37104" w:rsidRPr="00BF5446" w:rsidRDefault="00B37104" w:rsidP="00B3710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F5446">
              <w:rPr>
                <w:rFonts w:ascii="Arial" w:eastAsia="Arial" w:hAnsi="Arial" w:cs="Arial"/>
                <w:sz w:val="20"/>
                <w:szCs w:val="20"/>
              </w:rPr>
              <w:t>Elliot Law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05CC3C" w14:textId="32920CDA" w:rsidR="00B37104" w:rsidRPr="00EB153D" w:rsidRDefault="00B37104" w:rsidP="00B37104">
            <w:pPr>
              <w:rPr>
                <w:rFonts w:ascii="Arial" w:hAnsi="Arial" w:cs="Arial"/>
                <w:sz w:val="20"/>
                <w:szCs w:val="20"/>
              </w:rPr>
            </w:pPr>
            <w:r w:rsidRPr="00EB153D">
              <w:rPr>
                <w:rFonts w:ascii="Arial" w:hAnsi="Arial" w:cs="Arial"/>
                <w:sz w:val="20"/>
                <w:szCs w:val="20"/>
              </w:rPr>
              <w:t>Lim Li Hong Idris</w:t>
            </w:r>
          </w:p>
        </w:tc>
      </w:tr>
      <w:tr w:rsidR="00B37104" w14:paraId="4A611A53" w14:textId="77777777" w:rsidTr="007A4052">
        <w:trPr>
          <w:trHeight w:val="370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AB07A" w14:textId="77777777" w:rsidR="00B37104" w:rsidRDefault="00B37104" w:rsidP="00B37104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103C6" w14:textId="77777777" w:rsidR="00B37104" w:rsidRDefault="00B37104" w:rsidP="00B37104"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D1A9A65" wp14:editId="40FC3BCE">
                  <wp:extent cx="376773" cy="302895"/>
                  <wp:effectExtent l="0" t="0" r="4445" b="1905"/>
                  <wp:docPr id="190188943" name="Picture 1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88943" name="Picture 1" descr="A signature on a white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43" cy="306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A9966" w14:textId="77777777" w:rsidR="00B37104" w:rsidRDefault="00B37104" w:rsidP="00B37104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BA90F" w14:textId="77777777" w:rsidR="00B37104" w:rsidRPr="00BF5446" w:rsidRDefault="00B37104" w:rsidP="00B3710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F5446">
              <w:rPr>
                <w:noProof/>
                <w:sz w:val="20"/>
                <w:szCs w:val="20"/>
              </w:rPr>
              <w:drawing>
                <wp:inline distT="0" distB="0" distL="0" distR="0" wp14:anchorId="61DF3B4E" wp14:editId="4BF30564">
                  <wp:extent cx="685800" cy="413317"/>
                  <wp:effectExtent l="0" t="0" r="0" b="6350"/>
                  <wp:docPr id="1882076205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76205" name="Picture 1" descr="A close-up of a signatur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927" cy="418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517778" w14:textId="38C2DD99" w:rsidR="00B37104" w:rsidRPr="00EB153D" w:rsidRDefault="00B37104" w:rsidP="00B37104">
            <w:pPr>
              <w:rPr>
                <w:rFonts w:ascii="Arial" w:hAnsi="Arial" w:cs="Arial"/>
                <w:sz w:val="20"/>
                <w:szCs w:val="20"/>
              </w:rPr>
            </w:pPr>
            <w:r w:rsidRPr="00EB153D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26BBF932" wp14:editId="1453B900">
                  <wp:extent cx="1230844" cy="350874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132" cy="35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104" w14:paraId="4105E7A0" w14:textId="77777777" w:rsidTr="003A72FC">
        <w:trPr>
          <w:trHeight w:val="372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3BB2EE" w14:textId="77777777" w:rsidR="00B37104" w:rsidRDefault="00B37104" w:rsidP="00B37104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C0098" w14:textId="77777777" w:rsidR="00B37104" w:rsidRDefault="00B37104" w:rsidP="00B37104">
            <w:r>
              <w:rPr>
                <w:rFonts w:ascii="Arial" w:eastAsia="Arial" w:hAnsi="Arial" w:cs="Arial"/>
                <w:sz w:val="20"/>
              </w:rPr>
              <w:t xml:space="preserve"> 18</w:t>
            </w:r>
            <w:r w:rsidRPr="00631288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</w:rPr>
              <w:t xml:space="preserve"> April 2024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FA089" w14:textId="77777777" w:rsidR="00B37104" w:rsidRDefault="00B37104" w:rsidP="00B37104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E6F06" w14:textId="77777777" w:rsidR="00B37104" w:rsidRPr="00BF5446" w:rsidRDefault="00B37104" w:rsidP="00B3710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F5446">
              <w:rPr>
                <w:rFonts w:ascii="Arial" w:eastAsia="Arial" w:hAnsi="Arial" w:cs="Arial"/>
                <w:sz w:val="20"/>
                <w:szCs w:val="20"/>
              </w:rPr>
              <w:t>19 April 2024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762F6B" w14:textId="1F48CEDB" w:rsidR="00B37104" w:rsidRPr="00EB153D" w:rsidRDefault="00B37104" w:rsidP="00B37104">
            <w:pPr>
              <w:rPr>
                <w:rFonts w:ascii="Arial" w:hAnsi="Arial" w:cs="Arial"/>
                <w:sz w:val="20"/>
                <w:szCs w:val="20"/>
              </w:rPr>
            </w:pPr>
            <w:r w:rsidRPr="00EB153D">
              <w:rPr>
                <w:rFonts w:ascii="Arial" w:hAnsi="Arial" w:cs="Arial"/>
                <w:sz w:val="20"/>
                <w:szCs w:val="20"/>
              </w:rPr>
              <w:t>19 April 2024</w:t>
            </w:r>
          </w:p>
        </w:tc>
      </w:tr>
      <w:tr w:rsidR="006D6981" w14:paraId="367CC3C0" w14:textId="77777777" w:rsidTr="003A72FC">
        <w:trPr>
          <w:trHeight w:val="468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3B11B" w14:textId="77777777" w:rsidR="006D6981" w:rsidRDefault="006D6981" w:rsidP="003A72FC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2EFE1354" w14:textId="77777777" w:rsidR="006D6981" w:rsidRDefault="006D6981" w:rsidP="003A72FC">
            <w:r>
              <w:rPr>
                <w:rFonts w:ascii="Arial" w:eastAsia="Arial" w:hAnsi="Arial" w:cs="Arial"/>
                <w:b/>
                <w:sz w:val="20"/>
              </w:rPr>
              <w:t>(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name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of student/RF/RE/RS/staff)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85208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>Mageshkumar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</w:t>
            </w:r>
            <w:r w:rsidRPr="0012579B">
              <w:rPr>
                <w:rFonts w:ascii="Arial" w:eastAsia="Arial" w:hAnsi="Arial" w:cs="Arial"/>
                <w:sz w:val="20"/>
                <w:szCs w:val="20"/>
              </w:rPr>
              <w:t>irubasankar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AFF8E9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F77920">
              <w:t xml:space="preserve">Ramie </w:t>
            </w:r>
            <w:r>
              <w:t>L</w:t>
            </w:r>
            <w:r w:rsidRPr="00F77920">
              <w:t xml:space="preserve">im </w:t>
            </w:r>
            <w:r>
              <w:t>R</w:t>
            </w:r>
            <w:r w:rsidRPr="00F77920">
              <w:t xml:space="preserve">ui </w:t>
            </w:r>
            <w:r>
              <w:t>M</w:t>
            </w:r>
            <w:r w:rsidRPr="00F77920">
              <w:t>in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CF415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F77920">
              <w:t xml:space="preserve">Jeanette </w:t>
            </w:r>
            <w:r>
              <w:t>S</w:t>
            </w:r>
            <w:r w:rsidRPr="00F77920">
              <w:t>im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95CC9FC" w14:textId="77777777" w:rsidR="006D6981" w:rsidRPr="0012579B" w:rsidRDefault="006D6981" w:rsidP="003A72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7BD81DD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C2BF9C3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E199F0E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7F7C79B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7B17853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5E61DB06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B1C4AF8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37750B79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045F2B5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D6981" w14:paraId="6364AC8E" w14:textId="77777777" w:rsidTr="003A72FC">
        <w:trPr>
          <w:trHeight w:val="372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E66DA" w14:textId="77777777" w:rsidR="006D6981" w:rsidRDefault="006D6981" w:rsidP="003A72FC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CABB1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noProof/>
                <w:sz w:val="20"/>
                <w:szCs w:val="20"/>
              </w:rPr>
              <w:drawing>
                <wp:inline distT="0" distB="0" distL="0" distR="0" wp14:anchorId="45229B67" wp14:editId="5BB0A299">
                  <wp:extent cx="1082645" cy="360045"/>
                  <wp:effectExtent l="0" t="0" r="3810" b="1905"/>
                  <wp:docPr id="196937887" name="Picture 1" descr="A signature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37887" name="Picture 1" descr="A signature of a person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706" cy="365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034765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noProof/>
                <w:sz w:val="20"/>
                <w:szCs w:val="20"/>
              </w:rPr>
              <w:drawing>
                <wp:inline distT="0" distB="0" distL="0" distR="0" wp14:anchorId="225A9BCE" wp14:editId="0917E79C">
                  <wp:extent cx="571500" cy="545505"/>
                  <wp:effectExtent l="0" t="0" r="0" b="6985"/>
                  <wp:docPr id="781464849" name="Picture 2" descr="A black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464849" name="Picture 2" descr="A black signature on a white background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67" cy="56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6B9F8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noProof/>
                <w:sz w:val="20"/>
                <w:szCs w:val="20"/>
              </w:rPr>
              <w:drawing>
                <wp:inline distT="0" distB="0" distL="0" distR="0" wp14:anchorId="751D00DE" wp14:editId="74B74380">
                  <wp:extent cx="666750" cy="419100"/>
                  <wp:effectExtent l="0" t="0" r="0" b="0"/>
                  <wp:docPr id="9434718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471806" name="Picture 94347180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DA9357D" w14:textId="77777777" w:rsidR="006D6981" w:rsidRPr="0012579B" w:rsidRDefault="006D6981" w:rsidP="003A72FC">
            <w:pPr>
              <w:rPr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F75C071" w14:textId="77777777" w:rsidR="006D6981" w:rsidRPr="0012579B" w:rsidRDefault="006D6981" w:rsidP="003A72FC">
            <w:pPr>
              <w:rPr>
                <w:sz w:val="20"/>
                <w:szCs w:val="20"/>
              </w:rPr>
            </w:pPr>
          </w:p>
        </w:tc>
      </w:tr>
      <w:tr w:rsidR="006D6981" w14:paraId="09AAEB89" w14:textId="77777777" w:rsidTr="003A72FC">
        <w:trPr>
          <w:trHeight w:val="370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CA704" w14:textId="77777777" w:rsidR="006D6981" w:rsidRDefault="006D6981" w:rsidP="003A72FC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01FB7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2F548C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>8</w:t>
            </w:r>
            <w:r w:rsidRPr="002F548C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 w:rsidRPr="002F548C">
              <w:rPr>
                <w:rFonts w:ascii="Arial" w:eastAsia="Arial" w:hAnsi="Arial" w:cs="Arial"/>
                <w:sz w:val="20"/>
              </w:rPr>
              <w:t xml:space="preserve"> April 2024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2D9275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 w:rsidRPr="002F548C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>8</w:t>
            </w:r>
            <w:r w:rsidRPr="002F548C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 w:rsidRPr="002F548C">
              <w:rPr>
                <w:rFonts w:ascii="Arial" w:eastAsia="Arial" w:hAnsi="Arial" w:cs="Arial"/>
                <w:sz w:val="20"/>
              </w:rPr>
              <w:t xml:space="preserve"> April 2024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890AE" w14:textId="77777777" w:rsidR="006D6981" w:rsidRPr="0012579B" w:rsidRDefault="006D6981" w:rsidP="003A72F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</w:rPr>
              <w:t>18</w:t>
            </w:r>
            <w:r w:rsidRPr="000932D2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F548C">
              <w:rPr>
                <w:rFonts w:ascii="Arial" w:eastAsia="Arial" w:hAnsi="Arial" w:cs="Arial"/>
                <w:sz w:val="20"/>
              </w:rPr>
              <w:t>April 2024</w:t>
            </w:r>
          </w:p>
        </w:tc>
        <w:tc>
          <w:tcPr>
            <w:tcW w:w="219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B35EEB" w14:textId="77777777" w:rsidR="006D6981" w:rsidRPr="0012579B" w:rsidRDefault="006D6981" w:rsidP="003A72FC">
            <w:pPr>
              <w:rPr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14D3305" w14:textId="77777777" w:rsidR="006D6981" w:rsidRPr="0012579B" w:rsidRDefault="006D6981" w:rsidP="003A72FC">
            <w:pPr>
              <w:rPr>
                <w:sz w:val="20"/>
                <w:szCs w:val="20"/>
              </w:rPr>
            </w:pPr>
          </w:p>
        </w:tc>
      </w:tr>
    </w:tbl>
    <w:p w14:paraId="5FB6346E" w14:textId="77777777" w:rsidR="004B5C56" w:rsidRDefault="004B5C56" w:rsidP="00D65F07">
      <w:pPr>
        <w:spacing w:after="0"/>
        <w:jc w:val="center"/>
        <w:rPr>
          <w:rFonts w:ascii="Arial" w:eastAsia="Arial" w:hAnsi="Arial" w:cs="Arial"/>
          <w:b/>
          <w:sz w:val="28"/>
        </w:rPr>
      </w:pPr>
    </w:p>
    <w:p w14:paraId="6C0655F8" w14:textId="77777777" w:rsidR="00AD57DE" w:rsidRDefault="00AD57DE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A1D0E8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57C2CEDE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787109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5F041CD" w14:textId="77777777" w:rsidR="00CE5F83" w:rsidRDefault="00CE5F83">
      <w:pPr>
        <w:spacing w:line="259" w:lineRule="auto"/>
        <w:jc w:val="left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br w:type="page"/>
      </w:r>
    </w:p>
    <w:p w14:paraId="43942096" w14:textId="77777777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lastRenderedPageBreak/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>
      <w:pPr>
        <w:spacing w:after="51"/>
        <w:ind w:left="720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</w:t>
            </w:r>
            <w:proofErr w:type="gramStart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e.g.</w:t>
            </w:r>
            <w:proofErr w:type="gramEnd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</w:t>
            </w:r>
            <w:proofErr w:type="gramStart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e.g.</w:t>
            </w:r>
            <w:proofErr w:type="gramEnd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</w:t>
            </w:r>
            <w:proofErr w:type="gramStart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e.g.</w:t>
            </w:r>
            <w:proofErr w:type="gramEnd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occupational cancer, acute </w:t>
            </w:r>
            <w:proofErr w:type="gramStart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poisoning</w:t>
            </w:r>
            <w:proofErr w:type="gramEnd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and fatal diseases)</w:t>
            </w:r>
          </w:p>
          <w:p w14:paraId="60C9E875" w14:textId="77777777" w:rsidR="00AD57DE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shd w:val="clear" w:color="auto" w:fill="auto"/>
            <w:hideMark/>
          </w:tcPr>
          <w:p w14:paraId="3A322138" w14:textId="77777777" w:rsidR="00AD57DE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shd w:val="clear" w:color="auto" w:fill="auto"/>
            <w:hideMark/>
          </w:tcPr>
          <w:p w14:paraId="089FB96F" w14:textId="77777777" w:rsidR="00AD57DE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221158">
            <w:pPr>
              <w:spacing w:after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Past experience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</w:t>
            </w:r>
            <w:proofErr w:type="gramStart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e.g.</w:t>
            </w:r>
            <w:proofErr w:type="gramEnd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68DAA84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proofErr w:type="gramStart"/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proofErr w:type="gramEnd"/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4613"/>
    <w:multiLevelType w:val="hybridMultilevel"/>
    <w:tmpl w:val="14267A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B490E"/>
    <w:multiLevelType w:val="hybridMultilevel"/>
    <w:tmpl w:val="D6B22BE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A5F83"/>
    <w:multiLevelType w:val="hybridMultilevel"/>
    <w:tmpl w:val="FEAA55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F716A"/>
    <w:multiLevelType w:val="hybridMultilevel"/>
    <w:tmpl w:val="88280C3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E7EEE"/>
    <w:multiLevelType w:val="hybridMultilevel"/>
    <w:tmpl w:val="703E566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D74EB"/>
    <w:multiLevelType w:val="hybridMultilevel"/>
    <w:tmpl w:val="78CE17A8"/>
    <w:lvl w:ilvl="0" w:tplc="4809000F">
      <w:start w:val="1"/>
      <w:numFmt w:val="decimal"/>
      <w:lvlText w:val="%1."/>
      <w:lvlJc w:val="left"/>
      <w:pPr>
        <w:ind w:left="502" w:hanging="360"/>
      </w:pPr>
    </w:lvl>
    <w:lvl w:ilvl="1" w:tplc="48090019" w:tentative="1">
      <w:start w:val="1"/>
      <w:numFmt w:val="lowerLetter"/>
      <w:lvlText w:val="%2."/>
      <w:lvlJc w:val="left"/>
      <w:pPr>
        <w:ind w:left="1222" w:hanging="360"/>
      </w:pPr>
    </w:lvl>
    <w:lvl w:ilvl="2" w:tplc="4809001B" w:tentative="1">
      <w:start w:val="1"/>
      <w:numFmt w:val="lowerRoman"/>
      <w:lvlText w:val="%3."/>
      <w:lvlJc w:val="right"/>
      <w:pPr>
        <w:ind w:left="1942" w:hanging="180"/>
      </w:pPr>
    </w:lvl>
    <w:lvl w:ilvl="3" w:tplc="4809000F" w:tentative="1">
      <w:start w:val="1"/>
      <w:numFmt w:val="decimal"/>
      <w:lvlText w:val="%4."/>
      <w:lvlJc w:val="left"/>
      <w:pPr>
        <w:ind w:left="2662" w:hanging="360"/>
      </w:pPr>
    </w:lvl>
    <w:lvl w:ilvl="4" w:tplc="48090019" w:tentative="1">
      <w:start w:val="1"/>
      <w:numFmt w:val="lowerLetter"/>
      <w:lvlText w:val="%5."/>
      <w:lvlJc w:val="left"/>
      <w:pPr>
        <w:ind w:left="3382" w:hanging="360"/>
      </w:pPr>
    </w:lvl>
    <w:lvl w:ilvl="5" w:tplc="4809001B" w:tentative="1">
      <w:start w:val="1"/>
      <w:numFmt w:val="lowerRoman"/>
      <w:lvlText w:val="%6."/>
      <w:lvlJc w:val="right"/>
      <w:pPr>
        <w:ind w:left="4102" w:hanging="180"/>
      </w:pPr>
    </w:lvl>
    <w:lvl w:ilvl="6" w:tplc="4809000F" w:tentative="1">
      <w:start w:val="1"/>
      <w:numFmt w:val="decimal"/>
      <w:lvlText w:val="%7."/>
      <w:lvlJc w:val="left"/>
      <w:pPr>
        <w:ind w:left="4822" w:hanging="360"/>
      </w:pPr>
    </w:lvl>
    <w:lvl w:ilvl="7" w:tplc="48090019" w:tentative="1">
      <w:start w:val="1"/>
      <w:numFmt w:val="lowerLetter"/>
      <w:lvlText w:val="%8."/>
      <w:lvlJc w:val="left"/>
      <w:pPr>
        <w:ind w:left="5542" w:hanging="360"/>
      </w:pPr>
    </w:lvl>
    <w:lvl w:ilvl="8" w:tplc="4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00C19A0"/>
    <w:multiLevelType w:val="hybridMultilevel"/>
    <w:tmpl w:val="739CA4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D0BD2"/>
    <w:multiLevelType w:val="hybridMultilevel"/>
    <w:tmpl w:val="69EE64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735B4"/>
    <w:multiLevelType w:val="hybridMultilevel"/>
    <w:tmpl w:val="CF5CAF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508C0"/>
    <w:multiLevelType w:val="hybridMultilevel"/>
    <w:tmpl w:val="CC5EAF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86ABE"/>
    <w:multiLevelType w:val="hybridMultilevel"/>
    <w:tmpl w:val="7AD603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5"/>
    <w:rsid w:val="000046D3"/>
    <w:rsid w:val="000063BA"/>
    <w:rsid w:val="00042A26"/>
    <w:rsid w:val="0005723D"/>
    <w:rsid w:val="00066735"/>
    <w:rsid w:val="000778C4"/>
    <w:rsid w:val="000B6975"/>
    <w:rsid w:val="000B725B"/>
    <w:rsid w:val="000D6B31"/>
    <w:rsid w:val="000E7B4F"/>
    <w:rsid w:val="001078E1"/>
    <w:rsid w:val="00112B25"/>
    <w:rsid w:val="0012579B"/>
    <w:rsid w:val="001535E8"/>
    <w:rsid w:val="00154ADE"/>
    <w:rsid w:val="0015662F"/>
    <w:rsid w:val="00183111"/>
    <w:rsid w:val="00190DA3"/>
    <w:rsid w:val="001960C2"/>
    <w:rsid w:val="001E35EC"/>
    <w:rsid w:val="001F0E43"/>
    <w:rsid w:val="0021413E"/>
    <w:rsid w:val="00221158"/>
    <w:rsid w:val="002274EF"/>
    <w:rsid w:val="002279B0"/>
    <w:rsid w:val="00254A12"/>
    <w:rsid w:val="00270DD6"/>
    <w:rsid w:val="00281D78"/>
    <w:rsid w:val="002920BD"/>
    <w:rsid w:val="002A2105"/>
    <w:rsid w:val="002F2101"/>
    <w:rsid w:val="00340207"/>
    <w:rsid w:val="00344FEB"/>
    <w:rsid w:val="0036464A"/>
    <w:rsid w:val="003A741D"/>
    <w:rsid w:val="0042210F"/>
    <w:rsid w:val="00443304"/>
    <w:rsid w:val="00466056"/>
    <w:rsid w:val="00485882"/>
    <w:rsid w:val="004B5C56"/>
    <w:rsid w:val="0051673A"/>
    <w:rsid w:val="005617B3"/>
    <w:rsid w:val="005623B0"/>
    <w:rsid w:val="005B39B8"/>
    <w:rsid w:val="005C7352"/>
    <w:rsid w:val="005E06E7"/>
    <w:rsid w:val="005E11F3"/>
    <w:rsid w:val="005E4958"/>
    <w:rsid w:val="00627FED"/>
    <w:rsid w:val="00631288"/>
    <w:rsid w:val="006313E3"/>
    <w:rsid w:val="00644A7A"/>
    <w:rsid w:val="006641B0"/>
    <w:rsid w:val="006653E5"/>
    <w:rsid w:val="00693EB7"/>
    <w:rsid w:val="006B424D"/>
    <w:rsid w:val="006C708B"/>
    <w:rsid w:val="006D4036"/>
    <w:rsid w:val="006D6981"/>
    <w:rsid w:val="00705E13"/>
    <w:rsid w:val="007142E9"/>
    <w:rsid w:val="0071743A"/>
    <w:rsid w:val="007257F4"/>
    <w:rsid w:val="0075242D"/>
    <w:rsid w:val="00775F88"/>
    <w:rsid w:val="007A0B82"/>
    <w:rsid w:val="007F203C"/>
    <w:rsid w:val="00813AB1"/>
    <w:rsid w:val="00845298"/>
    <w:rsid w:val="00882CA2"/>
    <w:rsid w:val="00885D23"/>
    <w:rsid w:val="008A6AF8"/>
    <w:rsid w:val="008F0A16"/>
    <w:rsid w:val="00943BED"/>
    <w:rsid w:val="009625F9"/>
    <w:rsid w:val="00993C30"/>
    <w:rsid w:val="00996068"/>
    <w:rsid w:val="00A00D7A"/>
    <w:rsid w:val="00A30B57"/>
    <w:rsid w:val="00A346EF"/>
    <w:rsid w:val="00A50A3A"/>
    <w:rsid w:val="00A55B5D"/>
    <w:rsid w:val="00A67E68"/>
    <w:rsid w:val="00A97270"/>
    <w:rsid w:val="00AD57DE"/>
    <w:rsid w:val="00B36A3C"/>
    <w:rsid w:val="00B37104"/>
    <w:rsid w:val="00BA2554"/>
    <w:rsid w:val="00BA45C0"/>
    <w:rsid w:val="00C2316E"/>
    <w:rsid w:val="00C2742B"/>
    <w:rsid w:val="00C37DDC"/>
    <w:rsid w:val="00C54E0D"/>
    <w:rsid w:val="00C56905"/>
    <w:rsid w:val="00C60A28"/>
    <w:rsid w:val="00CD12AD"/>
    <w:rsid w:val="00CD42C2"/>
    <w:rsid w:val="00CD69D8"/>
    <w:rsid w:val="00CD6FE3"/>
    <w:rsid w:val="00CE2A8C"/>
    <w:rsid w:val="00CE5F83"/>
    <w:rsid w:val="00D05B87"/>
    <w:rsid w:val="00D21998"/>
    <w:rsid w:val="00D5292E"/>
    <w:rsid w:val="00D65F07"/>
    <w:rsid w:val="00DA4C3C"/>
    <w:rsid w:val="00DE4F60"/>
    <w:rsid w:val="00DE718B"/>
    <w:rsid w:val="00E006B1"/>
    <w:rsid w:val="00E10AE5"/>
    <w:rsid w:val="00E23E71"/>
    <w:rsid w:val="00E26D41"/>
    <w:rsid w:val="00E32D6E"/>
    <w:rsid w:val="00E60CDF"/>
    <w:rsid w:val="00EA4D2E"/>
    <w:rsid w:val="00EB153D"/>
    <w:rsid w:val="00EB59E9"/>
    <w:rsid w:val="00EC3234"/>
    <w:rsid w:val="00F05591"/>
    <w:rsid w:val="00F27AD9"/>
    <w:rsid w:val="00F34B62"/>
    <w:rsid w:val="00F34F1D"/>
    <w:rsid w:val="00F61C10"/>
    <w:rsid w:val="00F76E5B"/>
    <w:rsid w:val="00F861E4"/>
    <w:rsid w:val="00FB0FBD"/>
    <w:rsid w:val="00FD097B"/>
    <w:rsid w:val="00FF74DC"/>
    <w:rsid w:val="00FF7501"/>
    <w:rsid w:val="06C0249F"/>
    <w:rsid w:val="0F759A87"/>
    <w:rsid w:val="27554EF3"/>
    <w:rsid w:val="321ABB2A"/>
    <w:rsid w:val="4E5CABB9"/>
    <w:rsid w:val="4EA57EF9"/>
    <w:rsid w:val="5DBDA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97358F95-7BB6-425A-976A-9CFAF907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43"/>
    <w:pPr>
      <w:spacing w:line="240" w:lineRule="auto"/>
      <w:jc w:val="both"/>
    </w:pPr>
    <w:rPr>
      <w:rFonts w:eastAsia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/>
    </w:pPr>
    <w:rPr>
      <w:rFonts w:ascii="Arial" w:eastAsia="Arial" w:hAnsi="Arial" w:cs="Arial"/>
      <w:color w:val="auto"/>
      <w:lang w:val="en-US" w:eastAsia="en-US"/>
    </w:rPr>
  </w:style>
  <w:style w:type="character" w:customStyle="1" w:styleId="CHAPTER">
    <w:name w:val="CHAPTER"/>
    <w:rsid w:val="006C708B"/>
    <w:rPr>
      <w:rFonts w:ascii="Arial" w:hAnsi="Arial"/>
      <w:b/>
      <w:bCs/>
      <w:sz w:val="28"/>
    </w:rPr>
  </w:style>
  <w:style w:type="table" w:customStyle="1" w:styleId="TableGrid1">
    <w:name w:val="Table Grid1"/>
    <w:rsid w:val="00344FE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C3234"/>
    <w:pPr>
      <w:ind w:left="720"/>
      <w:contextualSpacing/>
    </w:pPr>
  </w:style>
  <w:style w:type="character" w:customStyle="1" w:styleId="normaltextrun">
    <w:name w:val="normaltextrun"/>
    <w:basedOn w:val="DefaultParagraphFont"/>
    <w:rsid w:val="0005723D"/>
  </w:style>
  <w:style w:type="character" w:customStyle="1" w:styleId="eop">
    <w:name w:val="eop"/>
    <w:basedOn w:val="DefaultParagraphFont"/>
    <w:rsid w:val="0005723D"/>
  </w:style>
  <w:style w:type="paragraph" w:customStyle="1" w:styleId="paragraph">
    <w:name w:val="paragraph"/>
    <w:basedOn w:val="Normal"/>
    <w:rsid w:val="00154AD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ko-KR"/>
    </w:rPr>
  </w:style>
  <w:style w:type="paragraph" w:styleId="Caption">
    <w:name w:val="caption"/>
    <w:basedOn w:val="Normal"/>
    <w:next w:val="Normal"/>
    <w:qFormat/>
    <w:rsid w:val="000778C4"/>
    <w:pPr>
      <w:spacing w:after="0"/>
      <w:jc w:val="left"/>
    </w:pPr>
    <w:rPr>
      <w:rFonts w:eastAsia="SimSun" w:cs="Arial"/>
      <w:b/>
      <w:bCs/>
      <w:color w:val="auto"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2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customXml" Target="../customXml/item2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AC906E-1C9C-4477-940C-CC7CEED420A4}"/>
</file>

<file path=customXml/itemProps2.xml><?xml version="1.0" encoding="utf-8"?>
<ds:datastoreItem xmlns:ds="http://schemas.openxmlformats.org/officeDocument/2006/customXml" ds:itemID="{0AF60D55-09AA-4093-8865-8B833D75D154}"/>
</file>

<file path=customXml/itemProps3.xml><?xml version="1.0" encoding="utf-8"?>
<ds:datastoreItem xmlns:ds="http://schemas.openxmlformats.org/officeDocument/2006/customXml" ds:itemID="{F3CF801D-9DD3-44D9-8552-C9DEEDDCD4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Mageshkumar Kirubasankar</cp:lastModifiedBy>
  <cp:revision>16</cp:revision>
  <dcterms:created xsi:type="dcterms:W3CDTF">2024-04-18T05:05:00Z</dcterms:created>
  <dcterms:modified xsi:type="dcterms:W3CDTF">2024-04-20T05:51:00Z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